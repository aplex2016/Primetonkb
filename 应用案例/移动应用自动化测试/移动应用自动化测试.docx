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05B3" w:rsidRPr="001005B3" w:rsidRDefault="001005B3" w:rsidP="001005B3">
      <w:pPr>
        <w:jc w:val="center"/>
        <w:rPr>
          <w:b/>
          <w:bCs/>
          <w:sz w:val="36"/>
          <w:szCs w:val="36"/>
        </w:rPr>
      </w:pPr>
      <w:r w:rsidRPr="001005B3">
        <w:rPr>
          <w:b/>
          <w:bCs/>
          <w:sz w:val="36"/>
          <w:szCs w:val="36"/>
        </w:rPr>
        <w:fldChar w:fldCharType="begin"/>
      </w:r>
      <w:r w:rsidRPr="001005B3">
        <w:rPr>
          <w:b/>
          <w:bCs/>
          <w:sz w:val="36"/>
          <w:szCs w:val="36"/>
        </w:rPr>
        <w:instrText xml:space="preserve"> HYPERLINK "http://wiki.primeton.com/pages/viewpage.action?pageId=10848259" </w:instrText>
      </w:r>
      <w:r w:rsidRPr="001005B3">
        <w:rPr>
          <w:b/>
          <w:bCs/>
          <w:sz w:val="36"/>
          <w:szCs w:val="36"/>
        </w:rPr>
        <w:fldChar w:fldCharType="separate"/>
      </w:r>
      <w:r w:rsidRPr="001005B3">
        <w:rPr>
          <w:rStyle w:val="a3"/>
          <w:b/>
          <w:bCs/>
          <w:sz w:val="36"/>
          <w:szCs w:val="36"/>
        </w:rPr>
        <w:t>移动应用自动化测试</w:t>
      </w:r>
      <w:r w:rsidRPr="001005B3">
        <w:rPr>
          <w:sz w:val="36"/>
          <w:szCs w:val="36"/>
        </w:rPr>
        <w:fldChar w:fldCharType="end"/>
      </w:r>
    </w:p>
    <w:p w:rsidR="001005B3" w:rsidRPr="001005B3" w:rsidRDefault="001005B3" w:rsidP="001005B3">
      <w:r w:rsidRPr="001005B3">
        <w:rPr>
          <w:b/>
          <w:bCs/>
        </w:rPr>
        <w:t>一</w:t>
      </w:r>
      <w:r w:rsidRPr="001005B3">
        <w:rPr>
          <w:b/>
          <w:bCs/>
        </w:rPr>
        <w:t>.</w:t>
      </w:r>
      <w:r w:rsidRPr="001005B3">
        <w:rPr>
          <w:b/>
          <w:bCs/>
        </w:rPr>
        <w:t>移动应用开发特点</w:t>
      </w:r>
    </w:p>
    <w:p w:rsidR="001005B3" w:rsidRPr="001005B3" w:rsidRDefault="001005B3" w:rsidP="001005B3">
      <w:r w:rsidRPr="001005B3">
        <w:t>1</w:t>
      </w:r>
      <w:r w:rsidRPr="001005B3">
        <w:t>、团队结构比较精简，测试人员配备较少；</w:t>
      </w:r>
    </w:p>
    <w:p w:rsidR="001005B3" w:rsidRPr="001005B3" w:rsidRDefault="001005B3" w:rsidP="001005B3">
      <w:r w:rsidRPr="001005B3">
        <w:t>2</w:t>
      </w:r>
      <w:r w:rsidRPr="001005B3">
        <w:t>、并且团队以技术导向型为主，需求频繁变动导致测试成本很高；</w:t>
      </w:r>
    </w:p>
    <w:p w:rsidR="001005B3" w:rsidRPr="001005B3" w:rsidRDefault="001005B3" w:rsidP="001005B3">
      <w:r w:rsidRPr="001005B3">
        <w:t>3</w:t>
      </w:r>
      <w:r w:rsidRPr="001005B3">
        <w:t>、产品发布周期较短，其中经历多次迭代测试，测试时间不够充分；</w:t>
      </w:r>
    </w:p>
    <w:p w:rsidR="001005B3" w:rsidRPr="001005B3" w:rsidRDefault="001005B3" w:rsidP="001005B3">
      <w:r w:rsidRPr="001005B3">
        <w:t>4</w:t>
      </w:r>
      <w:r w:rsidRPr="001005B3">
        <w:t>、移动电子产品百家争鸣，应用对设备的依赖使得兼容性测试成本大大增加。</w:t>
      </w:r>
    </w:p>
    <w:p w:rsidR="001005B3" w:rsidRPr="001005B3" w:rsidRDefault="001005B3" w:rsidP="001005B3">
      <w:r w:rsidRPr="001005B3">
        <w:t>在以上特点的局限下，移动应用出现如下</w:t>
      </w:r>
      <w:r w:rsidRPr="001005B3">
        <w:t>“</w:t>
      </w:r>
      <w:r w:rsidRPr="001005B3">
        <w:t>囧境</w:t>
      </w:r>
      <w:r w:rsidRPr="001005B3">
        <w:t>”</w:t>
      </w:r>
      <w:r w:rsidRPr="001005B3">
        <w:t>，如数量增长过快、质量难以保证、难以脱颖而出、盈利困难等等。</w:t>
      </w:r>
    </w:p>
    <w:p w:rsidR="001005B3" w:rsidRPr="001005B3" w:rsidRDefault="001005B3" w:rsidP="001005B3">
      <w:r w:rsidRPr="001005B3">
        <w:rPr>
          <w:b/>
          <w:bCs/>
        </w:rPr>
        <w:t>二</w:t>
      </w:r>
      <w:r w:rsidRPr="001005B3">
        <w:rPr>
          <w:b/>
          <w:bCs/>
        </w:rPr>
        <w:t>.</w:t>
      </w:r>
      <w:r w:rsidRPr="001005B3">
        <w:rPr>
          <w:b/>
          <w:bCs/>
        </w:rPr>
        <w:t>移动应用测试的问题与难点</w:t>
      </w:r>
    </w:p>
    <w:p w:rsidR="001005B3" w:rsidRPr="001005B3" w:rsidRDefault="001005B3" w:rsidP="001005B3">
      <w:r w:rsidRPr="001005B3">
        <w:t>1</w:t>
      </w:r>
      <w:r w:rsidRPr="001005B3">
        <w:t>、移动应用从数量上和逻辑复杂程度上的增长，以及产品发布周期的紧缩，使得快速回归测试迫在眉睫；</w:t>
      </w:r>
    </w:p>
    <w:p w:rsidR="001005B3" w:rsidRPr="001005B3" w:rsidRDefault="001005B3" w:rsidP="001005B3">
      <w:r w:rsidRPr="001005B3">
        <w:t>2</w:t>
      </w:r>
      <w:r w:rsidRPr="001005B3">
        <w:t>、安卓系统的开放性造成硬件厂商百家争鸣的局面，设备款式之多，在不同平台</w:t>
      </w:r>
      <w:r w:rsidRPr="001005B3">
        <w:t>/</w:t>
      </w:r>
      <w:r w:rsidRPr="001005B3">
        <w:t>批量设备上的兼容性测试比较困难；</w:t>
      </w:r>
    </w:p>
    <w:p w:rsidR="001005B3" w:rsidRPr="001005B3" w:rsidRDefault="001005B3" w:rsidP="001005B3">
      <w:r w:rsidRPr="001005B3">
        <w:t>3</w:t>
      </w:r>
      <w:r w:rsidRPr="001005B3">
        <w:t>、安卓碎片化问题，安卓设备厂商很多，测试无法兼顾</w:t>
      </w:r>
    </w:p>
    <w:p w:rsidR="001005B3" w:rsidRPr="001005B3" w:rsidRDefault="001005B3" w:rsidP="001005B3">
      <w:r w:rsidRPr="001005B3">
        <w:t>4</w:t>
      </w:r>
      <w:r w:rsidRPr="001005B3">
        <w:t>、刚起步，尚处于探讨与研究阶段，没有像传统</w:t>
      </w:r>
      <w:r w:rsidRPr="001005B3">
        <w:t>pc</w:t>
      </w:r>
      <w:r w:rsidRPr="001005B3">
        <w:t>自动化测试一样具有</w:t>
      </w:r>
      <w:r w:rsidRPr="001005B3">
        <w:t>HP QTP</w:t>
      </w:r>
      <w:r w:rsidRPr="001005B3">
        <w:t>、</w:t>
      </w:r>
      <w:r w:rsidRPr="001005B3">
        <w:t>Rational Robot</w:t>
      </w:r>
      <w:r w:rsidRPr="001005B3">
        <w:t>、</w:t>
      </w:r>
      <w:r w:rsidRPr="001005B3">
        <w:t>Rational Functional Tester</w:t>
      </w:r>
      <w:r w:rsidRPr="001005B3">
        <w:t>、</w:t>
      </w:r>
      <w:r w:rsidRPr="001005B3">
        <w:t xml:space="preserve">Borland </w:t>
      </w:r>
      <w:proofErr w:type="spellStart"/>
      <w:r w:rsidRPr="001005B3">
        <w:t>SilkTest</w:t>
      </w:r>
      <w:proofErr w:type="spellEnd"/>
      <w:r w:rsidRPr="001005B3">
        <w:t xml:space="preserve"> </w:t>
      </w:r>
      <w:r w:rsidRPr="001005B3">
        <w:t>、</w:t>
      </w:r>
      <w:r w:rsidRPr="001005B3">
        <w:t>Selenium (</w:t>
      </w:r>
      <w:proofErr w:type="spellStart"/>
      <w:r w:rsidRPr="001005B3">
        <w:t>opensource</w:t>
      </w:r>
      <w:proofErr w:type="spellEnd"/>
      <w:r w:rsidRPr="001005B3">
        <w:t>)</w:t>
      </w:r>
      <w:r w:rsidRPr="001005B3">
        <w:t>等工具的支持。</w:t>
      </w:r>
      <w:r w:rsidRPr="001005B3">
        <w:t xml:space="preserve"> </w:t>
      </w:r>
    </w:p>
    <w:p w:rsidR="001005B3" w:rsidRPr="001005B3" w:rsidRDefault="001005B3" w:rsidP="001005B3">
      <w:r w:rsidRPr="001005B3">
        <w:rPr>
          <w:b/>
          <w:bCs/>
        </w:rPr>
        <w:t>三</w:t>
      </w:r>
      <w:r w:rsidRPr="001005B3">
        <w:rPr>
          <w:b/>
          <w:bCs/>
        </w:rPr>
        <w:t>.</w:t>
      </w:r>
      <w:r w:rsidRPr="001005B3">
        <w:rPr>
          <w:b/>
          <w:bCs/>
        </w:rPr>
        <w:t>移动应用测试的技术与产品</w:t>
      </w:r>
    </w:p>
    <w:p w:rsidR="001005B3" w:rsidRPr="001005B3" w:rsidRDefault="001005B3" w:rsidP="001005B3">
      <w:r w:rsidRPr="001005B3">
        <w:t> 1</w:t>
      </w:r>
      <w:r w:rsidRPr="001005B3">
        <w:t>、移动应用自动化测试技术分类</w:t>
      </w:r>
      <w:r w:rsidRPr="001005B3">
        <w:t>--</w:t>
      </w:r>
      <w:r w:rsidRPr="001005B3">
        <w:t>主流移动应用自动化测试技术</w:t>
      </w:r>
    </w:p>
    <w:p w:rsidR="001005B3" w:rsidRPr="001005B3" w:rsidRDefault="001005B3" w:rsidP="001005B3">
      <w:r>
        <w:rPr>
          <w:noProof/>
        </w:rPr>
        <w:drawing>
          <wp:inline distT="0" distB="0" distL="0" distR="0">
            <wp:extent cx="5274310" cy="20180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248792.tmp"/>
                    <pic:cNvPicPr/>
                  </pic:nvPicPr>
                  <pic:blipFill>
                    <a:blip r:embed="rId5">
                      <a:extLst>
                        <a:ext uri="{28A0092B-C50C-407E-A947-70E740481C1C}">
                          <a14:useLocalDpi xmlns:a14="http://schemas.microsoft.com/office/drawing/2010/main" val="0"/>
                        </a:ext>
                      </a:extLst>
                    </a:blip>
                    <a:stretch>
                      <a:fillRect/>
                    </a:stretch>
                  </pic:blipFill>
                  <pic:spPr>
                    <a:xfrm>
                      <a:off x="0" y="0"/>
                      <a:ext cx="5274310" cy="2018030"/>
                    </a:xfrm>
                    <a:prstGeom prst="rect">
                      <a:avLst/>
                    </a:prstGeom>
                  </pic:spPr>
                </pic:pic>
              </a:graphicData>
            </a:graphic>
          </wp:inline>
        </w:drawing>
      </w:r>
      <w:r w:rsidRPr="001005B3">
        <w:t xml:space="preserve">  </w:t>
      </w:r>
      <w:r w:rsidRPr="001005B3">
        <w:br/>
        <w:t>2</w:t>
      </w:r>
      <w:r w:rsidRPr="001005B3">
        <w:t>、各类技术的实现原理</w:t>
      </w:r>
      <w:r w:rsidRPr="001005B3">
        <w:t>--</w:t>
      </w:r>
      <w:r w:rsidRPr="001005B3">
        <w:t>各类技术的对比</w:t>
      </w:r>
      <w:r w:rsidRPr="001005B3">
        <w:t xml:space="preserve"> (*</w:t>
      </w:r>
      <w:r w:rsidRPr="001005B3">
        <w:t>号表示图像在不同屏幕尺寸的设备上必须大小一致</w:t>
      </w:r>
      <w:r w:rsidRPr="001005B3">
        <w:t>)</w:t>
      </w:r>
      <w:r w:rsidRPr="001005B3">
        <w:br/>
      </w:r>
      <w:r>
        <w:rPr>
          <w:noProof/>
        </w:rPr>
        <w:drawing>
          <wp:inline distT="0" distB="0" distL="0" distR="0" wp14:anchorId="657353E5" wp14:editId="146674BA">
            <wp:extent cx="5274310" cy="21393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248E8B.tmp"/>
                    <pic:cNvPicPr/>
                  </pic:nvPicPr>
                  <pic:blipFill>
                    <a:blip r:embed="rId6">
                      <a:extLst>
                        <a:ext uri="{28A0092B-C50C-407E-A947-70E740481C1C}">
                          <a14:useLocalDpi xmlns:a14="http://schemas.microsoft.com/office/drawing/2010/main" val="0"/>
                        </a:ext>
                      </a:extLst>
                    </a:blip>
                    <a:stretch>
                      <a:fillRect/>
                    </a:stretch>
                  </pic:blipFill>
                  <pic:spPr>
                    <a:xfrm>
                      <a:off x="0" y="0"/>
                      <a:ext cx="5274310" cy="2139315"/>
                    </a:xfrm>
                    <a:prstGeom prst="rect">
                      <a:avLst/>
                    </a:prstGeom>
                  </pic:spPr>
                </pic:pic>
              </a:graphicData>
            </a:graphic>
          </wp:inline>
        </w:drawing>
      </w:r>
      <w:r w:rsidRPr="001005B3">
        <w:br/>
      </w:r>
      <w:r w:rsidRPr="001005B3">
        <w:lastRenderedPageBreak/>
        <w:t>3</w:t>
      </w:r>
      <w:r w:rsidRPr="001005B3">
        <w:t>、各类技术在开发周期中的作用</w:t>
      </w:r>
      <w:r w:rsidRPr="001005B3">
        <w:br/>
      </w:r>
      <w:r>
        <w:rPr>
          <w:noProof/>
        </w:rPr>
        <w:drawing>
          <wp:inline distT="0" distB="0" distL="0" distR="0" wp14:anchorId="4BFB186D" wp14:editId="7AE4E855">
            <wp:extent cx="5274310" cy="23895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24491E.tmp"/>
                    <pic:cNvPicPr/>
                  </pic:nvPicPr>
                  <pic:blipFill>
                    <a:blip r:embed="rId7">
                      <a:extLst>
                        <a:ext uri="{28A0092B-C50C-407E-A947-70E740481C1C}">
                          <a14:useLocalDpi xmlns:a14="http://schemas.microsoft.com/office/drawing/2010/main" val="0"/>
                        </a:ext>
                      </a:extLst>
                    </a:blip>
                    <a:stretch>
                      <a:fillRect/>
                    </a:stretch>
                  </pic:blipFill>
                  <pic:spPr>
                    <a:xfrm>
                      <a:off x="0" y="0"/>
                      <a:ext cx="5274310" cy="2389505"/>
                    </a:xfrm>
                    <a:prstGeom prst="rect">
                      <a:avLst/>
                    </a:prstGeom>
                  </pic:spPr>
                </pic:pic>
              </a:graphicData>
            </a:graphic>
          </wp:inline>
        </w:drawing>
      </w:r>
      <w:r w:rsidRPr="001005B3">
        <w:br/>
        <w:t>4</w:t>
      </w:r>
      <w:r w:rsidRPr="001005B3">
        <w:t>、各类技术能解决的关键难题</w:t>
      </w:r>
      <w:r w:rsidRPr="001005B3">
        <w:br/>
        <w:t xml:space="preserve">     </w:t>
      </w:r>
      <w:r w:rsidRPr="001005B3">
        <w:t>基于源码</w:t>
      </w:r>
      <w:r w:rsidRPr="001005B3">
        <w:t xml:space="preserve"> – </w:t>
      </w:r>
      <w:r w:rsidRPr="001005B3">
        <w:t>单元测试阶段及前期功能测试阶段的逻辑验证</w:t>
      </w:r>
      <w:r w:rsidRPr="001005B3">
        <w:br/>
        <w:t xml:space="preserve">     </w:t>
      </w:r>
      <w:r w:rsidRPr="001005B3">
        <w:t>基于坐标点</w:t>
      </w:r>
      <w:r w:rsidRPr="001005B3">
        <w:t xml:space="preserve"> – </w:t>
      </w:r>
      <w:r w:rsidRPr="001005B3">
        <w:t>快速点击、性能验证</w:t>
      </w:r>
      <w:r w:rsidRPr="001005B3">
        <w:br/>
        <w:t xml:space="preserve">     </w:t>
      </w:r>
      <w:r w:rsidRPr="001005B3">
        <w:t>图像对比</w:t>
      </w:r>
      <w:r w:rsidRPr="001005B3">
        <w:t xml:space="preserve"> – </w:t>
      </w:r>
      <w:r w:rsidRPr="001005B3">
        <w:t>跨平台、兼容性测试</w:t>
      </w:r>
      <w:r w:rsidRPr="001005B3">
        <w:br/>
        <w:t xml:space="preserve">     </w:t>
      </w:r>
      <w:r w:rsidRPr="001005B3">
        <w:t>对象识别</w:t>
      </w:r>
      <w:r w:rsidRPr="001005B3">
        <w:t xml:space="preserve"> – </w:t>
      </w:r>
      <w:r w:rsidRPr="001005B3">
        <w:t>深层测试、逻辑验证、使用直观、模拟人工测试</w:t>
      </w:r>
      <w:r w:rsidRPr="001005B3">
        <w:br/>
        <w:t> </w:t>
      </w:r>
      <w:r w:rsidRPr="001005B3">
        <w:br/>
        <w:t>5</w:t>
      </w:r>
      <w:r w:rsidRPr="001005B3">
        <w:t>、</w:t>
      </w:r>
      <w:r w:rsidRPr="001005B3">
        <w:t> </w:t>
      </w:r>
      <w:proofErr w:type="spellStart"/>
      <w:r w:rsidRPr="001005B3">
        <w:t>DroidPilot</w:t>
      </w:r>
      <w:proofErr w:type="spellEnd"/>
      <w:r w:rsidRPr="001005B3">
        <w:t>自动化测试技术的特性和优势</w:t>
      </w:r>
      <w:r w:rsidRPr="001005B3">
        <w:br/>
        <w:t>      </w:t>
      </w:r>
      <w:proofErr w:type="spellStart"/>
      <w:r w:rsidRPr="001005B3">
        <w:t>DroidPilot</w:t>
      </w:r>
      <w:proofErr w:type="spellEnd"/>
      <w:r w:rsidRPr="001005B3">
        <w:t>是一款安卓应用自动化测试工具</w:t>
      </w:r>
      <w:r w:rsidRPr="001005B3">
        <w:t>,</w:t>
      </w:r>
      <w:r w:rsidRPr="001005B3">
        <w:t>用于功能回归测试和兼容性测试。它具备以下特性：</w:t>
      </w:r>
      <w:r w:rsidRPr="001005B3">
        <w:br/>
        <w:t>      </w:t>
      </w:r>
      <w:r w:rsidRPr="001005B3">
        <w:t>第一</w:t>
      </w:r>
      <w:r w:rsidRPr="001005B3">
        <w:t xml:space="preserve">, </w:t>
      </w:r>
      <w:r w:rsidRPr="001005B3">
        <w:t>基于智能映射对象识别技术</w:t>
      </w:r>
      <w:r w:rsidRPr="001005B3">
        <w:t>,</w:t>
      </w:r>
      <w:r w:rsidRPr="001005B3">
        <w:t>而非屏幕坐标</w:t>
      </w:r>
      <w:proofErr w:type="gramStart"/>
      <w:r w:rsidRPr="001005B3">
        <w:t>点操作</w:t>
      </w:r>
      <w:proofErr w:type="gramEnd"/>
      <w:r w:rsidRPr="001005B3">
        <w:t>或图像识别。</w:t>
      </w:r>
      <w:r w:rsidRPr="001005B3">
        <w:br/>
        <w:t>      </w:t>
      </w:r>
      <w:r w:rsidRPr="001005B3">
        <w:t>第二</w:t>
      </w:r>
      <w:r w:rsidRPr="001005B3">
        <w:t xml:space="preserve">, </w:t>
      </w:r>
      <w:r w:rsidRPr="001005B3">
        <w:t>测试脚本一次编译</w:t>
      </w:r>
      <w:r w:rsidRPr="001005B3">
        <w:t>,</w:t>
      </w:r>
      <w:r w:rsidRPr="001005B3">
        <w:t>即可运行于不同设备。测试脚本与屏幕尺寸和</w:t>
      </w:r>
      <w:r w:rsidRPr="001005B3">
        <w:t>Android OS</w:t>
      </w:r>
      <w:r w:rsidRPr="001005B3">
        <w:t>版本无关。</w:t>
      </w:r>
      <w:r w:rsidRPr="001005B3">
        <w:br/>
        <w:t>      </w:t>
      </w:r>
      <w:r w:rsidRPr="001005B3">
        <w:t>第三</w:t>
      </w:r>
      <w:r w:rsidRPr="001005B3">
        <w:t xml:space="preserve">, </w:t>
      </w:r>
      <w:r w:rsidRPr="001005B3">
        <w:t>多设备之间的通信完全使用</w:t>
      </w:r>
      <w:proofErr w:type="spellStart"/>
      <w:r w:rsidRPr="001005B3">
        <w:t>Wifi</w:t>
      </w:r>
      <w:proofErr w:type="spellEnd"/>
      <w:r w:rsidRPr="001005B3">
        <w:t>连接。</w:t>
      </w:r>
      <w:r w:rsidRPr="001005B3">
        <w:br/>
        <w:t>      </w:t>
      </w:r>
      <w:r w:rsidRPr="001005B3">
        <w:t>第四</w:t>
      </w:r>
      <w:r w:rsidRPr="001005B3">
        <w:t xml:space="preserve">, </w:t>
      </w:r>
      <w:r w:rsidRPr="001005B3">
        <w:t>测试脚本的设计沿用了业界流行的关键字驱动概念</w:t>
      </w:r>
      <w:r w:rsidRPr="001005B3">
        <w:t>,</w:t>
      </w:r>
      <w:r w:rsidRPr="001005B3">
        <w:t>语法类似</w:t>
      </w:r>
      <w:r w:rsidRPr="001005B3">
        <w:t>VBScript  </w:t>
      </w:r>
      <w:r w:rsidRPr="001005B3">
        <w:br/>
        <w:t xml:space="preserve">      </w:t>
      </w:r>
      <w:r w:rsidRPr="001005B3">
        <w:t>与源码技术相比，对象识别技术更贴近测试人员使用，而</w:t>
      </w:r>
      <w:proofErr w:type="gramStart"/>
      <w:r w:rsidRPr="001005B3">
        <w:t>非开发</w:t>
      </w:r>
      <w:proofErr w:type="gramEnd"/>
      <w:r w:rsidRPr="001005B3">
        <w:t>人员使用；与坐标点相比，对象识别技术的脚本适应性更高；与图像对比技术相比，对象识别技术脚本制作更简单、执行效率更高</w:t>
      </w:r>
      <w:r w:rsidRPr="001005B3">
        <w:br/>
      </w:r>
      <w:r w:rsidRPr="001005B3">
        <w:rPr>
          <w:b/>
          <w:bCs/>
        </w:rPr>
        <w:t>四</w:t>
      </w:r>
      <w:r w:rsidRPr="001005B3">
        <w:rPr>
          <w:b/>
          <w:bCs/>
        </w:rPr>
        <w:t>.</w:t>
      </w:r>
      <w:r w:rsidRPr="001005B3">
        <w:rPr>
          <w:b/>
          <w:bCs/>
        </w:rPr>
        <w:t>深入</w:t>
      </w:r>
      <w:proofErr w:type="spellStart"/>
      <w:r w:rsidRPr="001005B3">
        <w:rPr>
          <w:b/>
          <w:bCs/>
        </w:rPr>
        <w:t>DroidPilot</w:t>
      </w:r>
      <w:proofErr w:type="spellEnd"/>
      <w:r w:rsidRPr="001005B3">
        <w:rPr>
          <w:b/>
          <w:bCs/>
        </w:rPr>
        <w:t>的原理</w:t>
      </w:r>
    </w:p>
    <w:p w:rsidR="001005B3" w:rsidRPr="001005B3" w:rsidRDefault="001005B3" w:rsidP="001005B3">
      <w:r w:rsidRPr="001005B3">
        <w:rPr>
          <w:b/>
          <w:bCs/>
        </w:rPr>
        <w:t>      1</w:t>
      </w:r>
      <w:r w:rsidRPr="001005B3">
        <w:rPr>
          <w:b/>
          <w:bCs/>
        </w:rPr>
        <w:t>、关键字驱动</w:t>
      </w:r>
      <w:r w:rsidRPr="001005B3">
        <w:t>      </w:t>
      </w:r>
    </w:p>
    <w:p w:rsidR="001005B3" w:rsidRPr="001005B3" w:rsidRDefault="001005B3" w:rsidP="001005B3">
      <w:r w:rsidRPr="001005B3">
        <w:t>       </w:t>
      </w:r>
      <w:proofErr w:type="spellStart"/>
      <w:r w:rsidRPr="001005B3">
        <w:t>DroidPilot</w:t>
      </w:r>
      <w:proofErr w:type="spellEnd"/>
      <w:r w:rsidRPr="001005B3">
        <w:t>是基于关键字驱动的自动化测试工具，关键字测试的主要思路是以面向对象的方式来管理被测应用的对象、对象的相关操作、测试数据以及</w:t>
      </w:r>
      <w:r w:rsidRPr="001005B3">
        <w:t xml:space="preserve"> </w:t>
      </w:r>
      <w:r w:rsidRPr="001005B3">
        <w:t>这些测试数据之间的组合关系。关键字驱动是自动化测试中行之有效的方式，它可以帮助测试工程师更方便的维护测试脚本、构建复杂的业务逻辑测试用例、并节省</w:t>
      </w:r>
      <w:r w:rsidRPr="001005B3">
        <w:t xml:space="preserve"> </w:t>
      </w:r>
      <w:r w:rsidRPr="001005B3">
        <w:t>手工测试的执行时间（尤其是在回归测试阶段）。</w:t>
      </w:r>
      <w:r w:rsidRPr="001005B3">
        <w:br/>
        <w:t xml:space="preserve">      </w:t>
      </w:r>
      <w:r w:rsidRPr="001005B3">
        <w:t>关键字驱动主要由以下三种元素构成：</w:t>
      </w:r>
      <w:r w:rsidRPr="001005B3">
        <w:br/>
        <w:t xml:space="preserve">     </w:t>
      </w:r>
      <w:r w:rsidRPr="001005B3">
        <w:t>（</w:t>
      </w:r>
      <w:r w:rsidRPr="001005B3">
        <w:t>1</w:t>
      </w:r>
      <w:r w:rsidRPr="001005B3">
        <w:t>）、被测对象，即被测应用界面上的元素</w:t>
      </w:r>
      <w:r w:rsidRPr="001005B3">
        <w:br/>
        <w:t>     </w:t>
      </w:r>
      <w:r w:rsidRPr="001005B3">
        <w:t>（</w:t>
      </w:r>
      <w:r w:rsidRPr="001005B3">
        <w:t>2</w:t>
      </w:r>
      <w:r w:rsidRPr="001005B3">
        <w:t>）、针对这些对象的操作，如点击（按钮）、填充（文字）、选择（单选框</w:t>
      </w:r>
      <w:r w:rsidRPr="001005B3">
        <w:t>/</w:t>
      </w:r>
      <w:r w:rsidRPr="001005B3">
        <w:t>多选框）</w:t>
      </w:r>
      <w:r w:rsidRPr="001005B3">
        <w:br/>
        <w:t xml:space="preserve">     </w:t>
      </w:r>
      <w:r w:rsidRPr="001005B3">
        <w:t>（</w:t>
      </w:r>
      <w:r w:rsidRPr="001005B3">
        <w:t>3</w:t>
      </w:r>
      <w:r w:rsidRPr="001005B3">
        <w:t>）、以及基于这些操作的数值</w:t>
      </w:r>
    </w:p>
    <w:p w:rsidR="001005B3" w:rsidRPr="001005B3" w:rsidRDefault="001005B3" w:rsidP="001005B3">
      <w:r w:rsidRPr="001005B3">
        <w:t xml:space="preserve">      </w:t>
      </w:r>
      <w:r w:rsidRPr="001005B3">
        <w:rPr>
          <w:b/>
          <w:bCs/>
        </w:rPr>
        <w:t>2</w:t>
      </w:r>
      <w:r w:rsidRPr="001005B3">
        <w:rPr>
          <w:b/>
          <w:bCs/>
        </w:rPr>
        <w:t>、对象库</w:t>
      </w:r>
    </w:p>
    <w:p w:rsidR="001005B3" w:rsidRPr="001005B3" w:rsidRDefault="001005B3" w:rsidP="001005B3">
      <w:r w:rsidRPr="001005B3">
        <w:t xml:space="preserve">      </w:t>
      </w:r>
      <w:r w:rsidRPr="001005B3">
        <w:t>对象库是用于储存被测应用程序界面对象（界面元素）的地方。它是关键字驱动测试工</w:t>
      </w:r>
      <w:r w:rsidRPr="001005B3">
        <w:lastRenderedPageBreak/>
        <w:t>具的关键点。有了它，用户可以更容易的维护被测对象、更快速的构建测试脚</w:t>
      </w:r>
      <w:r w:rsidRPr="001005B3">
        <w:t xml:space="preserve"> </w:t>
      </w:r>
      <w:r w:rsidRPr="001005B3">
        <w:t>本。如果对象都保存在对象库，它们可以被集中管理。与此同时，测试脚本（一个或多个）可以根据自身也许需求随意调用这些对象来使用。这使得多位测试工程师</w:t>
      </w:r>
      <w:r w:rsidRPr="001005B3">
        <w:t xml:space="preserve"> </w:t>
      </w:r>
      <w:r w:rsidRPr="001005B3">
        <w:t>协同开发测试脚本成为可能。</w:t>
      </w:r>
    </w:p>
    <w:p w:rsidR="001005B3" w:rsidRPr="001005B3" w:rsidRDefault="001005B3" w:rsidP="001005B3">
      <w:r w:rsidRPr="001005B3">
        <w:t xml:space="preserve">      </w:t>
      </w:r>
      <w:r w:rsidRPr="001005B3">
        <w:t>对象库也可以分为两层，</w:t>
      </w:r>
      <w:proofErr w:type="gramStart"/>
      <w:r w:rsidRPr="001005B3">
        <w:t>一</w:t>
      </w:r>
      <w:proofErr w:type="gramEnd"/>
      <w:r w:rsidRPr="001005B3">
        <w:t>层面向用户视角，另一层面</w:t>
      </w:r>
      <w:proofErr w:type="gramStart"/>
      <w:r w:rsidRPr="001005B3">
        <w:t>向程序</w:t>
      </w:r>
      <w:proofErr w:type="gramEnd"/>
      <w:r w:rsidRPr="001005B3">
        <w:t>视角。这两层之间的对象是一一对应关系。这样做有助于测试脚本（测试用例）独立于被测应用程序。</w:t>
      </w:r>
      <w:r w:rsidRPr="001005B3">
        <w:t xml:space="preserve"> </w:t>
      </w:r>
      <w:r w:rsidRPr="001005B3">
        <w:t>例如，应用程序的界面对象</w:t>
      </w:r>
      <w:proofErr w:type="spellStart"/>
      <w:r w:rsidRPr="001005B3">
        <w:t>Obj</w:t>
      </w:r>
      <w:proofErr w:type="spellEnd"/>
      <w:r w:rsidRPr="001005B3">
        <w:t xml:space="preserve"> 1</w:t>
      </w:r>
      <w:r w:rsidRPr="001005B3">
        <w:t>改变了，但所有引用了该对象的测试脚本无需改动，因为它们是引用的对象</w:t>
      </w:r>
      <w:proofErr w:type="spellStart"/>
      <w:r w:rsidRPr="001005B3">
        <w:t>Obj</w:t>
      </w:r>
      <w:proofErr w:type="spellEnd"/>
      <w:r w:rsidRPr="001005B3">
        <w:t xml:space="preserve"> A</w:t>
      </w:r>
      <w:r w:rsidRPr="001005B3">
        <w:t>，而非直接引用</w:t>
      </w:r>
      <w:proofErr w:type="spellStart"/>
      <w:r w:rsidRPr="001005B3">
        <w:t>Obj</w:t>
      </w:r>
      <w:proofErr w:type="spellEnd"/>
      <w:r w:rsidRPr="001005B3">
        <w:t xml:space="preserve"> 1</w:t>
      </w:r>
      <w:r w:rsidRPr="001005B3">
        <w:t>。</w:t>
      </w:r>
    </w:p>
    <w:p w:rsidR="001005B3" w:rsidRPr="001005B3" w:rsidRDefault="001005B3" w:rsidP="001005B3">
      <w:r w:rsidRPr="001005B3">
        <w:t xml:space="preserve">     </w:t>
      </w:r>
      <w:r w:rsidRPr="001005B3">
        <w:rPr>
          <w:b/>
          <w:bCs/>
        </w:rPr>
        <w:t>3</w:t>
      </w:r>
      <w:r w:rsidRPr="001005B3">
        <w:rPr>
          <w:b/>
          <w:bCs/>
        </w:rPr>
        <w:t>、测试数据组织结构</w:t>
      </w:r>
    </w:p>
    <w:p w:rsidR="001005B3" w:rsidRPr="001005B3" w:rsidRDefault="001005B3" w:rsidP="001005B3">
      <w:r w:rsidRPr="001005B3">
        <w:t xml:space="preserve">      </w:t>
      </w:r>
      <w:r w:rsidRPr="001005B3">
        <w:t>一般提到测试用例，通常指的是一系列操作步骤以及针对这些步骤所用到的测试数据。测试数据，通常可以理解为填入被测表单各个字段中的数值。这些数值需要被</w:t>
      </w:r>
      <w:r w:rsidRPr="001005B3">
        <w:t xml:space="preserve"> </w:t>
      </w:r>
      <w:r w:rsidRPr="001005B3">
        <w:t>很好的组织和保存，以防止数据冗余。所以测试数据可以像对象那样被保存于数据库中，也可以存在表格文件，如</w:t>
      </w:r>
      <w:r w:rsidRPr="001005B3">
        <w:t>Excel</w:t>
      </w:r>
      <w:r w:rsidRPr="001005B3">
        <w:t>或</w:t>
      </w:r>
      <w:r w:rsidRPr="001005B3">
        <w:t>.csv</w:t>
      </w:r>
      <w:r w:rsidRPr="001005B3">
        <w:t>文件。这些表中的字段（表</w:t>
      </w:r>
      <w:r w:rsidRPr="001005B3">
        <w:t xml:space="preserve"> </w:t>
      </w:r>
      <w:r w:rsidRPr="001005B3">
        <w:t>结构）需要跟被测表单中的字段一一对应。在每次测试迭代中，测试用例从数据表中挑选其中一条数据用以执行，所以，表格中的数据需要设计为可重复利用的。</w:t>
      </w:r>
    </w:p>
    <w:p w:rsidR="001005B3" w:rsidRPr="001005B3" w:rsidRDefault="001005B3" w:rsidP="001005B3">
      <w:r w:rsidRPr="001005B3">
        <w:t xml:space="preserve">     </w:t>
      </w:r>
      <w:r w:rsidRPr="001005B3">
        <w:rPr>
          <w:b/>
          <w:bCs/>
        </w:rPr>
        <w:t>4</w:t>
      </w:r>
      <w:r w:rsidRPr="001005B3">
        <w:rPr>
          <w:b/>
          <w:bCs/>
        </w:rPr>
        <w:t>、</w:t>
      </w:r>
      <w:proofErr w:type="spellStart"/>
      <w:r w:rsidRPr="001005B3">
        <w:rPr>
          <w:b/>
          <w:bCs/>
        </w:rPr>
        <w:t>DroidPilot</w:t>
      </w:r>
      <w:proofErr w:type="spellEnd"/>
      <w:r w:rsidRPr="001005B3">
        <w:rPr>
          <w:b/>
          <w:bCs/>
        </w:rPr>
        <w:t>结构</w:t>
      </w:r>
    </w:p>
    <w:p w:rsidR="001005B3" w:rsidRPr="001005B3" w:rsidRDefault="001005B3" w:rsidP="001005B3">
      <w:r w:rsidRPr="001005B3">
        <w:rPr>
          <w:b/>
          <w:bCs/>
        </w:rPr>
        <w:t>    </w:t>
      </w:r>
      <w:r w:rsidRPr="001005B3">
        <w:t xml:space="preserve"> 1</w:t>
      </w:r>
      <w:r w:rsidRPr="001005B3">
        <w:t>、代理组件</w:t>
      </w:r>
      <w:r w:rsidRPr="001005B3">
        <w:t>(Agent)</w:t>
      </w:r>
    </w:p>
    <w:p w:rsidR="001005B3" w:rsidRPr="001005B3" w:rsidRDefault="001005B3" w:rsidP="001005B3">
      <w:r w:rsidRPr="001005B3">
        <w:t xml:space="preserve">     </w:t>
      </w:r>
      <w:proofErr w:type="spellStart"/>
      <w:r w:rsidRPr="001005B3">
        <w:t>DroidPilot</w:t>
      </w:r>
      <w:proofErr w:type="spellEnd"/>
      <w:r w:rsidRPr="001005B3">
        <w:t>代理组件</w:t>
      </w:r>
      <w:r w:rsidRPr="001005B3">
        <w:t>(Agent)</w:t>
      </w:r>
      <w:r w:rsidRPr="001005B3">
        <w:t>其实是一个安卓应用程序</w:t>
      </w:r>
      <w:r w:rsidRPr="001005B3">
        <w:t>(</w:t>
      </w:r>
      <w:proofErr w:type="spellStart"/>
      <w:r w:rsidRPr="001005B3">
        <w:t>Agent.apk</w:t>
      </w:r>
      <w:proofErr w:type="spellEnd"/>
      <w:r w:rsidRPr="001005B3">
        <w:t>)</w:t>
      </w:r>
      <w:r w:rsidRPr="001005B3">
        <w:t>。它被安装于被测设备，用于连接被测应用与控制程序，使用者可</w:t>
      </w:r>
      <w:r w:rsidRPr="001005B3">
        <w:t xml:space="preserve"> </w:t>
      </w:r>
      <w:r w:rsidRPr="001005B3">
        <w:t>以在</w:t>
      </w:r>
      <w:proofErr w:type="spellStart"/>
      <w:r w:rsidRPr="001005B3">
        <w:t>DroidPilot</w:t>
      </w:r>
      <w:proofErr w:type="spellEnd"/>
      <w:r w:rsidRPr="001005B3">
        <w:t>安装目录</w:t>
      </w:r>
      <w:proofErr w:type="spellStart"/>
      <w:r w:rsidRPr="001005B3">
        <w:t>DroidPilot</w:t>
      </w:r>
      <w:proofErr w:type="spellEnd"/>
      <w:r w:rsidRPr="001005B3">
        <w:t>\DP-win32-v2.1.0\droidpilot-designer-Win32- RV2.1.0\windows</w:t>
      </w:r>
      <w:r w:rsidRPr="001005B3">
        <w:t>下找到</w:t>
      </w:r>
      <w:proofErr w:type="spellStart"/>
      <w:r w:rsidRPr="001005B3">
        <w:t>Agent.apk</w:t>
      </w:r>
      <w:proofErr w:type="spellEnd"/>
      <w:r w:rsidRPr="001005B3">
        <w:t>。</w:t>
      </w:r>
    </w:p>
    <w:p w:rsidR="001005B3" w:rsidRPr="001005B3" w:rsidRDefault="001005B3" w:rsidP="001005B3">
      <w:r w:rsidRPr="001005B3">
        <w:t>     2</w:t>
      </w:r>
      <w:r w:rsidRPr="001005B3">
        <w:t>、</w:t>
      </w:r>
      <w:proofErr w:type="spellStart"/>
      <w:r w:rsidRPr="001005B3">
        <w:t>DroidPilot</w:t>
      </w:r>
      <w:proofErr w:type="spellEnd"/>
      <w:r w:rsidRPr="001005B3">
        <w:t>部署工具</w:t>
      </w:r>
    </w:p>
    <w:p w:rsidR="001005B3" w:rsidRPr="001005B3" w:rsidRDefault="001005B3" w:rsidP="001005B3">
      <w:r w:rsidRPr="001005B3">
        <w:t xml:space="preserve">     </w:t>
      </w:r>
      <w:r w:rsidRPr="001005B3">
        <w:t>此应用</w:t>
      </w:r>
      <w:proofErr w:type="gramStart"/>
      <w:r w:rsidRPr="001005B3">
        <w:t>于部署</w:t>
      </w:r>
      <w:proofErr w:type="gramEnd"/>
      <w:r w:rsidRPr="001005B3">
        <w:t>一个或多个被测应用到被测设备，连接的方式有两种：</w:t>
      </w:r>
      <w:r w:rsidRPr="001005B3">
        <w:br/>
        <w:t>     </w:t>
      </w:r>
      <w:r w:rsidRPr="001005B3">
        <w:t>（</w:t>
      </w:r>
      <w:r w:rsidRPr="001005B3">
        <w:t>1</w:t>
      </w:r>
      <w:r w:rsidRPr="001005B3">
        <w:t>）</w:t>
      </w:r>
      <w:r w:rsidRPr="001005B3">
        <w:t>USB</w:t>
      </w:r>
      <w:r w:rsidRPr="001005B3">
        <w:t>连线部署：用</w:t>
      </w:r>
      <w:r w:rsidRPr="001005B3">
        <w:t>USB</w:t>
      </w:r>
      <w:r w:rsidRPr="001005B3">
        <w:t>连接，则默认</w:t>
      </w:r>
      <w:r w:rsidRPr="001005B3">
        <w:t>IP</w:t>
      </w:r>
      <w:r w:rsidRPr="001005B3">
        <w:t>地址是</w:t>
      </w:r>
      <w:r w:rsidRPr="001005B3">
        <w:t>“127.0.0.1”</w:t>
      </w:r>
      <w:r w:rsidRPr="001005B3">
        <w:br/>
        <w:t xml:space="preserve">     </w:t>
      </w:r>
      <w:r w:rsidRPr="001005B3">
        <w:t>（</w:t>
      </w:r>
      <w:r w:rsidRPr="001005B3">
        <w:t>2</w:t>
      </w:r>
      <w:r w:rsidRPr="001005B3">
        <w:t>）</w:t>
      </w:r>
      <w:r w:rsidRPr="001005B3">
        <w:t>Wi-Fi</w:t>
      </w:r>
      <w:r w:rsidRPr="001005B3">
        <w:t>无线部署：用</w:t>
      </w:r>
      <w:r w:rsidRPr="001005B3">
        <w:t>Wi-Fi</w:t>
      </w:r>
      <w:r w:rsidRPr="001005B3">
        <w:t>连接，需输入设备</w:t>
      </w:r>
      <w:r w:rsidRPr="001005B3">
        <w:t>IP</w:t>
      </w:r>
      <w:r w:rsidRPr="001005B3">
        <w:t>地址。端口号也必须与设备端输入的号码一致，该号码默认是</w:t>
      </w:r>
      <w:r w:rsidRPr="001005B3">
        <w:t>“8888”</w:t>
      </w:r>
    </w:p>
    <w:p w:rsidR="001005B3" w:rsidRPr="001005B3" w:rsidRDefault="001005B3" w:rsidP="001005B3">
      <w:r w:rsidRPr="001005B3">
        <w:t>     3</w:t>
      </w:r>
      <w:r w:rsidRPr="001005B3">
        <w:t>、脚本编辑器</w:t>
      </w:r>
      <w:r w:rsidRPr="001005B3">
        <w:t>(Script Designer)</w:t>
      </w:r>
    </w:p>
    <w:p w:rsidR="001005B3" w:rsidRPr="001005B3" w:rsidRDefault="001005B3" w:rsidP="001005B3">
      <w:r w:rsidRPr="001005B3">
        <w:t xml:space="preserve">      </w:t>
      </w:r>
      <w:r w:rsidRPr="001005B3">
        <w:t>脚本编辑器通过对移动应用程序捕获</w:t>
      </w:r>
      <w:r w:rsidRPr="001005B3">
        <w:t>GUI</w:t>
      </w:r>
      <w:r w:rsidRPr="001005B3">
        <w:t>对象并使用关键字驱动功能向关键字视图中手动添加测试步骤来创建测试或组件。然后，可以在专业脚本编辑器中使用特</w:t>
      </w:r>
      <w:r w:rsidRPr="001005B3">
        <w:t xml:space="preserve"> </w:t>
      </w:r>
      <w:r w:rsidRPr="001005B3">
        <w:t>殊的编程语句来修改测试或组件生成的脚本。并可以通过</w:t>
      </w:r>
      <w:r w:rsidRPr="001005B3">
        <w:t>USB</w:t>
      </w:r>
      <w:r w:rsidRPr="001005B3">
        <w:t>连接或</w:t>
      </w:r>
      <w:r w:rsidRPr="001005B3">
        <w:t>Wi-Fi</w:t>
      </w:r>
      <w:r w:rsidRPr="001005B3">
        <w:t>连接，连接单台设备调试测试脚本，用于功能性回归测试。</w:t>
      </w:r>
    </w:p>
    <w:p w:rsidR="001005B3" w:rsidRPr="001005B3" w:rsidRDefault="001005B3" w:rsidP="001005B3">
      <w:r>
        <w:rPr>
          <w:noProof/>
        </w:rPr>
        <w:drawing>
          <wp:inline distT="0" distB="0" distL="0" distR="0">
            <wp:extent cx="4372585" cy="2314898"/>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24CC97.tmp"/>
                    <pic:cNvPicPr/>
                  </pic:nvPicPr>
                  <pic:blipFill>
                    <a:blip r:embed="rId8">
                      <a:extLst>
                        <a:ext uri="{28A0092B-C50C-407E-A947-70E740481C1C}">
                          <a14:useLocalDpi xmlns:a14="http://schemas.microsoft.com/office/drawing/2010/main" val="0"/>
                        </a:ext>
                      </a:extLst>
                    </a:blip>
                    <a:stretch>
                      <a:fillRect/>
                    </a:stretch>
                  </pic:blipFill>
                  <pic:spPr>
                    <a:xfrm>
                      <a:off x="0" y="0"/>
                      <a:ext cx="4372585" cy="2314898"/>
                    </a:xfrm>
                    <a:prstGeom prst="rect">
                      <a:avLst/>
                    </a:prstGeom>
                  </pic:spPr>
                </pic:pic>
              </a:graphicData>
            </a:graphic>
          </wp:inline>
        </w:drawing>
      </w:r>
      <w:r w:rsidRPr="001005B3">
        <w:t xml:space="preserve">      </w:t>
      </w:r>
      <w:r w:rsidRPr="001005B3">
        <w:br/>
        <w:t>     4</w:t>
      </w:r>
      <w:r w:rsidRPr="001005B3">
        <w:t>、脚本执行器</w:t>
      </w:r>
      <w:r w:rsidRPr="001005B3">
        <w:t xml:space="preserve">(Script </w:t>
      </w:r>
      <w:proofErr w:type="spellStart"/>
      <w:r w:rsidRPr="001005B3">
        <w:t>AutoRunner</w:t>
      </w:r>
      <w:proofErr w:type="spellEnd"/>
      <w:r w:rsidRPr="001005B3">
        <w:t>)</w:t>
      </w:r>
    </w:p>
    <w:p w:rsidR="001005B3" w:rsidRPr="001005B3" w:rsidRDefault="001005B3" w:rsidP="001005B3">
      <w:r w:rsidRPr="001005B3">
        <w:t xml:space="preserve">      </w:t>
      </w:r>
      <w:proofErr w:type="spellStart"/>
      <w:r w:rsidRPr="001005B3">
        <w:t>AutoRunner</w:t>
      </w:r>
      <w:proofErr w:type="spellEnd"/>
      <w:r w:rsidRPr="001005B3">
        <w:t xml:space="preserve"> </w:t>
      </w:r>
      <w:r w:rsidRPr="001005B3">
        <w:t>提供支持多设备的测试服务。可以一套测试运行于各种</w:t>
      </w:r>
      <w:r w:rsidRPr="001005B3">
        <w:t>Android</w:t>
      </w:r>
      <w:r w:rsidRPr="001005B3">
        <w:t>设备；或多套测试运行于多套设备；或多套测试脚本运行于一套设备。可以通过点击</w:t>
      </w:r>
      <w:r w:rsidRPr="001005B3">
        <w:t xml:space="preserve"> “</w:t>
      </w:r>
      <w:r w:rsidRPr="001005B3">
        <w:t>停止</w:t>
      </w:r>
      <w:r w:rsidRPr="001005B3">
        <w:t>”</w:t>
      </w:r>
      <w:r w:rsidRPr="001005B3">
        <w:t>按钮随时</w:t>
      </w:r>
      <w:r w:rsidRPr="001005B3">
        <w:lastRenderedPageBreak/>
        <w:t>停止批处理测试运行。</w:t>
      </w:r>
    </w:p>
    <w:p w:rsidR="001005B3" w:rsidRPr="001005B3" w:rsidRDefault="001005B3" w:rsidP="001005B3">
      <w:r>
        <w:rPr>
          <w:noProof/>
        </w:rPr>
        <w:drawing>
          <wp:inline distT="0" distB="0" distL="0" distR="0">
            <wp:extent cx="4363059" cy="295316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243E5A.tmp"/>
                    <pic:cNvPicPr/>
                  </pic:nvPicPr>
                  <pic:blipFill>
                    <a:blip r:embed="rId9">
                      <a:extLst>
                        <a:ext uri="{28A0092B-C50C-407E-A947-70E740481C1C}">
                          <a14:useLocalDpi xmlns:a14="http://schemas.microsoft.com/office/drawing/2010/main" val="0"/>
                        </a:ext>
                      </a:extLst>
                    </a:blip>
                    <a:stretch>
                      <a:fillRect/>
                    </a:stretch>
                  </pic:blipFill>
                  <pic:spPr>
                    <a:xfrm>
                      <a:off x="0" y="0"/>
                      <a:ext cx="4363059" cy="2953162"/>
                    </a:xfrm>
                    <a:prstGeom prst="rect">
                      <a:avLst/>
                    </a:prstGeom>
                  </pic:spPr>
                </pic:pic>
              </a:graphicData>
            </a:graphic>
          </wp:inline>
        </w:drawing>
      </w:r>
      <w:r w:rsidRPr="001005B3">
        <w:t xml:space="preserve">     </w:t>
      </w:r>
      <w:r w:rsidRPr="001005B3">
        <w:br/>
        <w:t xml:space="preserve">      </w:t>
      </w:r>
      <w:r w:rsidRPr="001005B3">
        <w:rPr>
          <w:b/>
          <w:bCs/>
        </w:rPr>
        <w:t>5</w:t>
      </w:r>
      <w:r w:rsidRPr="001005B3">
        <w:rPr>
          <w:b/>
          <w:bCs/>
        </w:rPr>
        <w:t>、</w:t>
      </w:r>
      <w:proofErr w:type="spellStart"/>
      <w:r w:rsidRPr="001005B3">
        <w:rPr>
          <w:b/>
          <w:bCs/>
        </w:rPr>
        <w:t>DroidPilot</w:t>
      </w:r>
      <w:proofErr w:type="spellEnd"/>
      <w:r w:rsidRPr="001005B3">
        <w:rPr>
          <w:b/>
          <w:bCs/>
        </w:rPr>
        <w:t>运行原理</w:t>
      </w:r>
    </w:p>
    <w:p w:rsidR="001005B3" w:rsidRPr="001005B3" w:rsidRDefault="001005B3" w:rsidP="001005B3">
      <w:r w:rsidRPr="001005B3">
        <w:t xml:space="preserve">      </w:t>
      </w:r>
      <w:proofErr w:type="spellStart"/>
      <w:r w:rsidRPr="001005B3">
        <w:t>DroidPilot</w:t>
      </w:r>
      <w:proofErr w:type="spellEnd"/>
      <w:r w:rsidRPr="001005B3">
        <w:t>代理组件</w:t>
      </w:r>
      <w:r w:rsidRPr="001005B3">
        <w:t>(Agent)</w:t>
      </w:r>
      <w:r w:rsidRPr="001005B3">
        <w:t>用于连接被测应用与控制程序</w:t>
      </w:r>
      <w:r w:rsidRPr="001005B3">
        <w:t>-</w:t>
      </w:r>
      <w:del w:id="0" w:author="Unknown">
        <w:r w:rsidRPr="001005B3">
          <w:delText>-</w:delText>
        </w:r>
      </w:del>
      <w:r w:rsidRPr="001005B3">
        <w:t>-</w:t>
      </w:r>
      <w:del w:id="1" w:author="Unknown">
        <w:r w:rsidRPr="001005B3">
          <w:delText>DroidPilot</w:delText>
        </w:r>
        <w:r w:rsidRPr="001005B3">
          <w:delText>其它工具套件</w:delText>
        </w:r>
      </w:del>
      <w:r w:rsidRPr="001005B3">
        <w:t>-----</w:t>
      </w:r>
      <w:r w:rsidRPr="001005B3">
        <w:t>脚本编辑器</w:t>
      </w:r>
      <w:r w:rsidRPr="001005B3">
        <w:t>(Script Designer)</w:t>
      </w:r>
      <w:r w:rsidRPr="001005B3">
        <w:t>和脚本执行器</w:t>
      </w:r>
      <w:r w:rsidRPr="001005B3">
        <w:t xml:space="preserve">(Script </w:t>
      </w:r>
      <w:proofErr w:type="spellStart"/>
      <w:r w:rsidRPr="001005B3">
        <w:t>AutoRunner</w:t>
      </w:r>
      <w:proofErr w:type="spellEnd"/>
      <w:r w:rsidRPr="001005B3">
        <w:t>)</w:t>
      </w:r>
      <w:r w:rsidRPr="001005B3">
        <w:t>。这种连接是通过安卓</w:t>
      </w:r>
      <w:r w:rsidRPr="001005B3">
        <w:t>(Android)</w:t>
      </w:r>
      <w:r w:rsidRPr="001005B3">
        <w:t>签名机制实现的。</w:t>
      </w:r>
    </w:p>
    <w:p w:rsidR="001005B3" w:rsidRPr="001005B3" w:rsidRDefault="001005B3" w:rsidP="001005B3">
      <w:r w:rsidRPr="001005B3">
        <w:t>      </w:t>
      </w:r>
      <w:r w:rsidRPr="001005B3">
        <w:t>如果代理组件</w:t>
      </w:r>
      <w:r w:rsidRPr="001005B3">
        <w:t>(Agent)</w:t>
      </w:r>
      <w:r w:rsidRPr="001005B3">
        <w:t>与被测应用</w:t>
      </w:r>
      <w:r w:rsidRPr="001005B3">
        <w:t>(APK Under Test)</w:t>
      </w:r>
      <w:r w:rsidRPr="001005B3">
        <w:t>具有相同的签名，那么，这两者之间就会存在信任关系。如此，代理组件与被测应用之间的通信就成为可能。再者，代理组件与控制程序之间存在衍生的</w:t>
      </w:r>
      <w:r w:rsidRPr="001005B3">
        <w:t xml:space="preserve"> </w:t>
      </w:r>
      <w:r w:rsidRPr="001005B3">
        <w:t>信任关系，就使得控制程序与被测应用之间可以畅通无阻的通信。如此，控制程序就可以通过代理程序，抓取被测应用的界面对象，截获被测应用的行为，甚至控制</w:t>
      </w:r>
      <w:r w:rsidRPr="001005B3">
        <w:t xml:space="preserve"> </w:t>
      </w:r>
      <w:r w:rsidRPr="001005B3">
        <w:t>被测应用的行为。</w:t>
      </w:r>
    </w:p>
    <w:p w:rsidR="001005B3" w:rsidRPr="001005B3" w:rsidRDefault="001005B3" w:rsidP="001005B3">
      <w:r w:rsidRPr="001005B3">
        <w:t>      </w:t>
      </w:r>
      <w:r w:rsidRPr="001005B3">
        <w:t>正因为以上关系，才需要被测应用必须通过代理程序部署于被测设备。在部署过程中，代理程序会为被测设备增加一个临时签名。这种做法并不</w:t>
      </w:r>
      <w:r w:rsidRPr="001005B3">
        <w:t xml:space="preserve"> </w:t>
      </w:r>
      <w:r w:rsidRPr="001005B3">
        <w:t>会破坏被测应用本身的代码结构和运行机制，因此，被测应用通过代理程序安装，与直接安装后的行为并不会有差别，这是验证被测应用功能性是否可靠的基础。即</w:t>
      </w:r>
      <w:r w:rsidRPr="001005B3">
        <w:t xml:space="preserve"> </w:t>
      </w:r>
      <w:r w:rsidRPr="001005B3">
        <w:t>是说，通过代理程序执行的自动化测试，与人工操作的手工测试，两者本身都是可靠、可重复、可验证的。即便如此，代理组件也需要被测应用必须是</w:t>
      </w:r>
      <w:proofErr w:type="gramStart"/>
      <w:r w:rsidRPr="001005B3">
        <w:t>未加扰码的</w:t>
      </w:r>
      <w:proofErr w:type="gramEnd"/>
      <w:r w:rsidRPr="001005B3">
        <w:t>应</w:t>
      </w:r>
      <w:r w:rsidRPr="001005B3">
        <w:t xml:space="preserve"> </w:t>
      </w:r>
      <w:r w:rsidRPr="001005B3">
        <w:t>用，即被测应用必须是测试版本，而非正式投放市场的发布版本。因为被测应用一旦加入扰码，代理组件对于被测应用界面对象与行为的识别将会收到干扰，无法正</w:t>
      </w:r>
      <w:r w:rsidRPr="001005B3">
        <w:t xml:space="preserve"> </w:t>
      </w:r>
      <w:r w:rsidRPr="001005B3">
        <w:t>确重现界面对象和操作步骤，这样就会导致测试脚本的回放结构具有不确定性。</w:t>
      </w:r>
    </w:p>
    <w:p w:rsidR="001005B3" w:rsidRPr="001005B3" w:rsidRDefault="001005B3" w:rsidP="001005B3">
      <w:r w:rsidRPr="001005B3">
        <w:t xml:space="preserve">      </w:t>
      </w:r>
      <w:r w:rsidRPr="001005B3">
        <w:t>总而言之，代理组件是被测应用与控制程序之间的一座桥梁，承接这两者之间的通信之职责，是</w:t>
      </w:r>
      <w:proofErr w:type="spellStart"/>
      <w:r w:rsidRPr="001005B3">
        <w:t>DroidPilot</w:t>
      </w:r>
      <w:proofErr w:type="spellEnd"/>
      <w:r w:rsidRPr="001005B3">
        <w:t>工具套件的重要组成部分。</w:t>
      </w:r>
    </w:p>
    <w:p w:rsidR="001005B3" w:rsidRPr="001005B3" w:rsidRDefault="001005B3" w:rsidP="001005B3">
      <w:r w:rsidRPr="001005B3">
        <w:rPr>
          <w:b/>
          <w:bCs/>
        </w:rPr>
        <w:t>    6</w:t>
      </w:r>
      <w:r w:rsidRPr="001005B3">
        <w:rPr>
          <w:b/>
          <w:bCs/>
        </w:rPr>
        <w:t>、</w:t>
      </w:r>
      <w:proofErr w:type="spellStart"/>
      <w:r w:rsidRPr="001005B3">
        <w:rPr>
          <w:b/>
          <w:bCs/>
        </w:rPr>
        <w:t>DroidPilot</w:t>
      </w:r>
      <w:proofErr w:type="spellEnd"/>
      <w:r w:rsidRPr="001005B3">
        <w:rPr>
          <w:b/>
          <w:bCs/>
        </w:rPr>
        <w:t>测试流程</w:t>
      </w:r>
    </w:p>
    <w:p w:rsidR="001005B3" w:rsidRPr="001005B3" w:rsidRDefault="001005B3" w:rsidP="001005B3">
      <w:r>
        <w:rPr>
          <w:noProof/>
        </w:rPr>
        <w:drawing>
          <wp:inline distT="0" distB="0" distL="0" distR="0">
            <wp:extent cx="4466590" cy="58477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6590" cy="5847715"/>
                    </a:xfrm>
                    <a:prstGeom prst="rect">
                      <a:avLst/>
                    </a:prstGeom>
                    <a:noFill/>
                    <a:ln>
                      <a:noFill/>
                    </a:ln>
                  </pic:spPr>
                </pic:pic>
              </a:graphicData>
            </a:graphic>
          </wp:inline>
        </w:drawing>
      </w:r>
      <w:r w:rsidRPr="001005B3">
        <w:rPr>
          <w:b/>
          <w:bCs/>
        </w:rPr>
        <w:t>   </w:t>
      </w:r>
      <w:r w:rsidRPr="001005B3">
        <w:t xml:space="preserve"> </w:t>
      </w:r>
    </w:p>
    <w:p w:rsidR="001005B3" w:rsidRPr="001005B3" w:rsidRDefault="001005B3" w:rsidP="001005B3">
      <w:r w:rsidRPr="001005B3">
        <w:rPr>
          <w:b/>
          <w:bCs/>
        </w:rPr>
        <w:t>五</w:t>
      </w:r>
      <w:r w:rsidRPr="001005B3">
        <w:rPr>
          <w:b/>
          <w:bCs/>
        </w:rPr>
        <w:t xml:space="preserve">. </w:t>
      </w:r>
      <w:proofErr w:type="spellStart"/>
      <w:r w:rsidRPr="001005B3">
        <w:rPr>
          <w:b/>
          <w:bCs/>
        </w:rPr>
        <w:t>DroidPilot</w:t>
      </w:r>
      <w:proofErr w:type="spellEnd"/>
      <w:r w:rsidRPr="001005B3">
        <w:rPr>
          <w:b/>
          <w:bCs/>
        </w:rPr>
        <w:t>案例开发</w:t>
      </w:r>
    </w:p>
    <w:p w:rsidR="001005B3" w:rsidRPr="001005B3" w:rsidRDefault="001005B3" w:rsidP="001005B3">
      <w:r w:rsidRPr="001005B3">
        <w:t> </w:t>
      </w:r>
      <w:r w:rsidRPr="001005B3">
        <w:rPr>
          <w:b/>
          <w:bCs/>
        </w:rPr>
        <w:t>1</w:t>
      </w:r>
      <w:r w:rsidRPr="001005B3">
        <w:rPr>
          <w:b/>
          <w:bCs/>
        </w:rPr>
        <w:t>、下载和安装</w:t>
      </w:r>
      <w:r w:rsidRPr="001005B3">
        <w:rPr>
          <w:b/>
          <w:bCs/>
        </w:rPr>
        <w:t> </w:t>
      </w:r>
    </w:p>
    <w:p w:rsidR="001005B3" w:rsidRPr="001005B3" w:rsidRDefault="001005B3" w:rsidP="001005B3">
      <w:r w:rsidRPr="001005B3">
        <w:rPr>
          <w:b/>
          <w:bCs/>
        </w:rPr>
        <w:t>  </w:t>
      </w:r>
      <w:r w:rsidRPr="001005B3">
        <w:t>(1)</w:t>
      </w:r>
      <w:r w:rsidRPr="001005B3">
        <w:t>下载</w:t>
      </w:r>
      <w:r w:rsidRPr="001005B3">
        <w:br/>
        <w:t xml:space="preserve">  </w:t>
      </w:r>
      <w:r w:rsidRPr="001005B3">
        <w:t>到</w:t>
      </w:r>
      <w:proofErr w:type="spellStart"/>
      <w:r w:rsidRPr="001005B3">
        <w:t>DroidPilot</w:t>
      </w:r>
      <w:proofErr w:type="spellEnd"/>
      <w:proofErr w:type="gramStart"/>
      <w:r w:rsidRPr="001005B3">
        <w:t>官网</w:t>
      </w:r>
      <w:proofErr w:type="gramEnd"/>
      <w:r w:rsidRPr="001005B3">
        <w:fldChar w:fldCharType="begin"/>
      </w:r>
      <w:r w:rsidRPr="001005B3">
        <w:instrText xml:space="preserve"> HYPERLINK "http://www.droidpilot.cn/" </w:instrText>
      </w:r>
      <w:r w:rsidRPr="001005B3">
        <w:fldChar w:fldCharType="separate"/>
      </w:r>
      <w:r w:rsidRPr="001005B3">
        <w:rPr>
          <w:rStyle w:val="a3"/>
        </w:rPr>
        <w:t>www.droidpilot.cn</w:t>
      </w:r>
      <w:r w:rsidRPr="001005B3">
        <w:fldChar w:fldCharType="end"/>
      </w:r>
      <w:r w:rsidRPr="001005B3">
        <w:t>下载安装包</w:t>
      </w:r>
      <w:r w:rsidRPr="001005B3">
        <w:t>DroidPilot_V2.1.0_Win32_Setup.exe</w:t>
      </w:r>
      <w:r w:rsidRPr="001005B3">
        <w:br/>
        <w:t>  (2)</w:t>
      </w:r>
      <w:r w:rsidRPr="001005B3">
        <w:t>安装</w:t>
      </w:r>
      <w:r w:rsidRPr="001005B3">
        <w:br/>
        <w:t>  a)</w:t>
      </w:r>
      <w:r w:rsidRPr="001005B3">
        <w:t>启动</w:t>
      </w:r>
      <w:r w:rsidRPr="001005B3">
        <w:t>DroidPilot_V2.1.0_Win32_Setup.exe</w:t>
      </w:r>
      <w:r w:rsidRPr="001005B3">
        <w:t>的安装；</w:t>
      </w:r>
      <w:r w:rsidRPr="001005B3">
        <w:br/>
        <w:t>  b)</w:t>
      </w:r>
      <w:r w:rsidRPr="001005B3">
        <w:t>在被测设备安装</w:t>
      </w:r>
      <w:proofErr w:type="spellStart"/>
      <w:r w:rsidRPr="001005B3">
        <w:t>Agent.apk</w:t>
      </w:r>
      <w:proofErr w:type="spellEnd"/>
      <w:r w:rsidRPr="001005B3">
        <w:t>应用。</w:t>
      </w:r>
    </w:p>
    <w:p w:rsidR="00C80BB0" w:rsidRDefault="001005B3" w:rsidP="001005B3">
      <w:r w:rsidRPr="001005B3">
        <w:rPr>
          <w:b/>
          <w:bCs/>
        </w:rPr>
        <w:t>2</w:t>
      </w:r>
      <w:r w:rsidRPr="001005B3">
        <w:rPr>
          <w:b/>
          <w:bCs/>
        </w:rPr>
        <w:t>、</w:t>
      </w:r>
      <w:r w:rsidRPr="001005B3">
        <w:rPr>
          <w:b/>
          <w:bCs/>
        </w:rPr>
        <w:t>Agent</w:t>
      </w:r>
      <w:r w:rsidRPr="001005B3">
        <w:rPr>
          <w:b/>
          <w:bCs/>
        </w:rPr>
        <w:t>获取被测设备的</w:t>
      </w:r>
      <w:r w:rsidRPr="001005B3">
        <w:rPr>
          <w:b/>
          <w:bCs/>
        </w:rPr>
        <w:t>WIFI</w:t>
      </w:r>
      <w:r w:rsidRPr="001005B3">
        <w:rPr>
          <w:b/>
          <w:bCs/>
        </w:rPr>
        <w:t>地址</w:t>
      </w:r>
      <w:r w:rsidRPr="001005B3">
        <w:br/>
        <w:t xml:space="preserve">   </w:t>
      </w:r>
      <w:r w:rsidRPr="001005B3">
        <w:t>被测设备中启动</w:t>
      </w:r>
      <w:r w:rsidRPr="001005B3">
        <w:t>Agent</w:t>
      </w:r>
      <w:r w:rsidRPr="001005B3">
        <w:t>应用，获取被测设备的</w:t>
      </w:r>
      <w:r w:rsidRPr="001005B3">
        <w:t>WIFI</w:t>
      </w:r>
      <w:r w:rsidRPr="001005B3">
        <w:t>地址。</w:t>
      </w:r>
      <w:r w:rsidRPr="001005B3">
        <w:t xml:space="preserve"> </w:t>
      </w:r>
    </w:p>
    <w:p w:rsidR="001005B3" w:rsidRPr="001005B3" w:rsidRDefault="00C80BB0" w:rsidP="001005B3">
      <w:pPr>
        <w:rPr>
          <w:rFonts w:hint="eastAsia"/>
        </w:rPr>
      </w:pPr>
      <w:r>
        <w:rPr>
          <w:noProof/>
        </w:rPr>
        <w:drawing>
          <wp:inline distT="0" distB="0" distL="0" distR="0">
            <wp:extent cx="5274310" cy="27520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24B8B6.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2752090"/>
                    </a:xfrm>
                    <a:prstGeom prst="rect">
                      <a:avLst/>
                    </a:prstGeom>
                  </pic:spPr>
                </pic:pic>
              </a:graphicData>
            </a:graphic>
          </wp:inline>
        </w:drawing>
      </w:r>
      <w:r w:rsidR="001005B3" w:rsidRPr="001005B3">
        <w:br/>
      </w:r>
      <w:r w:rsidR="001005B3" w:rsidRPr="001005B3">
        <w:rPr>
          <w:b/>
          <w:bCs/>
        </w:rPr>
        <w:t>3</w:t>
      </w:r>
      <w:r w:rsidR="001005B3" w:rsidRPr="001005B3">
        <w:rPr>
          <w:b/>
          <w:bCs/>
        </w:rPr>
        <w:t>、部署工具部署被测应用到被测设备</w:t>
      </w:r>
      <w:r w:rsidR="001005B3" w:rsidRPr="001005B3">
        <w:br/>
      </w:r>
      <w:r w:rsidR="001005B3" w:rsidRPr="001005B3">
        <w:rPr>
          <w:b/>
          <w:bCs/>
        </w:rPr>
        <w:t>   </w:t>
      </w:r>
      <w:r w:rsidR="001005B3" w:rsidRPr="001005B3">
        <w:t xml:space="preserve"> </w:t>
      </w:r>
      <w:r w:rsidR="001005B3" w:rsidRPr="001005B3">
        <w:t>在</w:t>
      </w:r>
      <w:proofErr w:type="spellStart"/>
      <w:r w:rsidR="001005B3" w:rsidRPr="001005B3">
        <w:t>DroidPilot</w:t>
      </w:r>
      <w:proofErr w:type="spellEnd"/>
      <w:r w:rsidR="001005B3" w:rsidRPr="001005B3">
        <w:t>安装目录启动</w:t>
      </w:r>
      <w:r w:rsidR="001005B3" w:rsidRPr="001005B3">
        <w:t>APK Deployer.exe</w:t>
      </w:r>
      <w:r w:rsidR="001005B3" w:rsidRPr="001005B3">
        <w:t>，在部署工具中选择被部署的应用</w:t>
      </w:r>
      <w:r w:rsidR="001005B3" w:rsidRPr="001005B3">
        <w:t>(</w:t>
      </w:r>
      <w:r w:rsidR="001005B3" w:rsidRPr="001005B3">
        <w:t>如：</w:t>
      </w:r>
      <w:proofErr w:type="spellStart"/>
      <w:r w:rsidR="001005B3" w:rsidRPr="001005B3">
        <w:t>iReader.apk</w:t>
      </w:r>
      <w:proofErr w:type="spellEnd"/>
      <w:r w:rsidR="001005B3" w:rsidRPr="001005B3">
        <w:t>)</w:t>
      </w:r>
      <w:r w:rsidR="001005B3" w:rsidRPr="001005B3">
        <w:t>，然后选择</w:t>
      </w:r>
      <w:r w:rsidR="001005B3" w:rsidRPr="001005B3">
        <w:t>WIFI</w:t>
      </w:r>
      <w:r w:rsidR="001005B3" w:rsidRPr="001005B3">
        <w:t>连接，并配置</w:t>
      </w:r>
      <w:r w:rsidR="001005B3" w:rsidRPr="001005B3">
        <w:t>WIFI</w:t>
      </w:r>
      <w:r w:rsidR="001005B3" w:rsidRPr="001005B3">
        <w:t>的</w:t>
      </w:r>
      <w:r w:rsidR="001005B3" w:rsidRPr="001005B3">
        <w:t>IP</w:t>
      </w:r>
      <w:r w:rsidR="001005B3" w:rsidRPr="001005B3">
        <w:t>地址和端口号。</w:t>
      </w:r>
      <w:r w:rsidR="001005B3" w:rsidRPr="001005B3">
        <w:br/>
      </w:r>
      <w:r>
        <w:rPr>
          <w:noProof/>
        </w:rPr>
        <w:drawing>
          <wp:inline distT="0" distB="0" distL="0" distR="0">
            <wp:extent cx="5273040" cy="1802130"/>
            <wp:effectExtent l="0" t="0" r="381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1802130"/>
                    </a:xfrm>
                    <a:prstGeom prst="rect">
                      <a:avLst/>
                    </a:prstGeom>
                    <a:noFill/>
                    <a:ln>
                      <a:noFill/>
                    </a:ln>
                  </pic:spPr>
                </pic:pic>
              </a:graphicData>
            </a:graphic>
          </wp:inline>
        </w:drawing>
      </w:r>
      <w:r w:rsidR="001005B3" w:rsidRPr="001005B3">
        <w:br/>
      </w:r>
      <w:r w:rsidR="001005B3" w:rsidRPr="001005B3">
        <w:rPr>
          <w:b/>
          <w:bCs/>
        </w:rPr>
        <w:t>4</w:t>
      </w:r>
      <w:r w:rsidR="001005B3" w:rsidRPr="001005B3">
        <w:rPr>
          <w:b/>
          <w:bCs/>
        </w:rPr>
        <w:t>、启动被测应用</w:t>
      </w:r>
      <w:r w:rsidR="001005B3" w:rsidRPr="001005B3">
        <w:br/>
        <w:t xml:space="preserve">   </w:t>
      </w:r>
      <w:r w:rsidR="001005B3" w:rsidRPr="001005B3">
        <w:t>被测应用部署完成后，便可以启动被测应用。</w:t>
      </w:r>
      <w:r w:rsidR="001005B3" w:rsidRPr="001005B3">
        <w:br/>
      </w:r>
      <w:r>
        <w:rPr>
          <w:noProof/>
        </w:rPr>
        <w:lastRenderedPageBreak/>
        <w:drawing>
          <wp:inline distT="0" distB="0" distL="0" distR="0">
            <wp:extent cx="3972162" cy="28956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4111" cy="2897021"/>
                    </a:xfrm>
                    <a:prstGeom prst="rect">
                      <a:avLst/>
                    </a:prstGeom>
                    <a:noFill/>
                    <a:ln>
                      <a:noFill/>
                    </a:ln>
                  </pic:spPr>
                </pic:pic>
              </a:graphicData>
            </a:graphic>
          </wp:inline>
        </w:drawing>
      </w:r>
      <w:r w:rsidR="001005B3" w:rsidRPr="001005B3">
        <w:br/>
      </w:r>
      <w:r w:rsidR="001005B3" w:rsidRPr="001005B3">
        <w:rPr>
          <w:b/>
          <w:bCs/>
        </w:rPr>
        <w:t>5</w:t>
      </w:r>
      <w:r w:rsidR="001005B3" w:rsidRPr="001005B3">
        <w:rPr>
          <w:b/>
          <w:bCs/>
        </w:rPr>
        <w:t>、启动脚本</w:t>
      </w:r>
      <w:proofErr w:type="gramStart"/>
      <w:r w:rsidR="001005B3" w:rsidRPr="001005B3">
        <w:rPr>
          <w:b/>
          <w:bCs/>
        </w:rPr>
        <w:t>设计器</w:t>
      </w:r>
      <w:proofErr w:type="gramEnd"/>
      <w:r w:rsidR="001005B3" w:rsidRPr="001005B3">
        <w:rPr>
          <w:b/>
          <w:bCs/>
        </w:rPr>
        <w:t>和开发脚本</w:t>
      </w:r>
      <w:r w:rsidR="001005B3" w:rsidRPr="001005B3">
        <w:br/>
      </w:r>
      <w:r w:rsidR="001005B3" w:rsidRPr="001005B3">
        <w:t>在</w:t>
      </w:r>
      <w:proofErr w:type="spellStart"/>
      <w:r w:rsidR="001005B3" w:rsidRPr="001005B3">
        <w:t>DroidPilot</w:t>
      </w:r>
      <w:proofErr w:type="spellEnd"/>
      <w:r w:rsidR="001005B3" w:rsidRPr="001005B3">
        <w:t>安装目录启动</w:t>
      </w:r>
      <w:r w:rsidR="001005B3" w:rsidRPr="001005B3">
        <w:t>Script Designer.exe</w:t>
      </w:r>
      <w:r w:rsidR="001005B3" w:rsidRPr="001005B3">
        <w:t>，启动脚本编辑器。</w:t>
      </w:r>
      <w:r w:rsidR="001005B3" w:rsidRPr="001005B3">
        <w:br/>
      </w:r>
      <w:r>
        <w:rPr>
          <w:b/>
          <w:bCs/>
          <w:noProof/>
        </w:rPr>
        <w:drawing>
          <wp:inline distT="0" distB="0" distL="0" distR="0" wp14:anchorId="6AE2D30E" wp14:editId="1AC7B1FB">
            <wp:extent cx="5274310" cy="15259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249269.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1525905"/>
                    </a:xfrm>
                    <a:prstGeom prst="rect">
                      <a:avLst/>
                    </a:prstGeom>
                  </pic:spPr>
                </pic:pic>
              </a:graphicData>
            </a:graphic>
          </wp:inline>
        </w:drawing>
      </w:r>
      <w:r w:rsidR="001005B3" w:rsidRPr="001005B3">
        <w:br/>
      </w:r>
      <w:r w:rsidR="001005B3" w:rsidRPr="001005B3">
        <w:t>在脚本编辑的资源管理器中右键，选择</w:t>
      </w:r>
      <w:r w:rsidR="001005B3" w:rsidRPr="001005B3">
        <w:t>“</w:t>
      </w:r>
      <w:r w:rsidR="001005B3" w:rsidRPr="001005B3">
        <w:t>新建项目</w:t>
      </w:r>
      <w:r w:rsidR="001005B3" w:rsidRPr="001005B3">
        <w:t>”</w:t>
      </w:r>
      <w:r w:rsidR="001005B3" w:rsidRPr="001005B3">
        <w:t>，完成项目的创建。</w:t>
      </w:r>
      <w:r w:rsidR="001005B3" w:rsidRPr="001005B3">
        <w:br/>
      </w:r>
      <w:r>
        <w:rPr>
          <w:b/>
          <w:bCs/>
          <w:noProof/>
        </w:rPr>
        <w:drawing>
          <wp:inline distT="0" distB="0" distL="0" distR="0" wp14:anchorId="7A03A141" wp14:editId="784E27DB">
            <wp:extent cx="5274310" cy="321627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24FE63.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r w:rsidR="001005B3" w:rsidRPr="001005B3">
        <w:br/>
      </w:r>
      <w:r w:rsidR="001005B3" w:rsidRPr="001005B3">
        <w:t>制作测试脚本</w:t>
      </w:r>
      <w:r w:rsidR="001005B3" w:rsidRPr="001005B3">
        <w:br/>
      </w:r>
      <w:r>
        <w:rPr>
          <w:b/>
          <w:bCs/>
          <w:noProof/>
        </w:rPr>
        <w:drawing>
          <wp:inline distT="0" distB="0" distL="0" distR="0" wp14:anchorId="3E664804" wp14:editId="74E585CA">
            <wp:extent cx="5274310" cy="302260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247411.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3022600"/>
                    </a:xfrm>
                    <a:prstGeom prst="rect">
                      <a:avLst/>
                    </a:prstGeom>
                  </pic:spPr>
                </pic:pic>
              </a:graphicData>
            </a:graphic>
          </wp:inline>
        </w:drawing>
      </w:r>
      <w:r w:rsidR="001005B3" w:rsidRPr="001005B3">
        <w:br/>
      </w:r>
      <w:r w:rsidR="001005B3" w:rsidRPr="001005B3">
        <w:t>点击菜单</w:t>
      </w:r>
      <w:proofErr w:type="spellStart"/>
      <w:r w:rsidR="001005B3" w:rsidRPr="001005B3">
        <w:t>DeviceManager</w:t>
      </w:r>
      <w:proofErr w:type="spellEnd"/>
      <w:r w:rsidR="001005B3" w:rsidRPr="001005B3">
        <w:t>--Device  Manager</w:t>
      </w:r>
      <w:r w:rsidR="001005B3" w:rsidRPr="001005B3">
        <w:t>，连接测试设备</w:t>
      </w:r>
      <w:r w:rsidR="001005B3" w:rsidRPr="001005B3">
        <w:t>(</w:t>
      </w:r>
      <w:r w:rsidR="001005B3" w:rsidRPr="001005B3">
        <w:t>单台</w:t>
      </w:r>
      <w:r w:rsidR="001005B3" w:rsidRPr="001005B3">
        <w:t>)</w:t>
      </w:r>
      <w:r w:rsidR="001005B3" w:rsidRPr="001005B3">
        <w:t>，配置</w:t>
      </w:r>
      <w:r w:rsidR="001005B3" w:rsidRPr="001005B3">
        <w:t>WIFI</w:t>
      </w:r>
      <w:r w:rsidR="001005B3" w:rsidRPr="001005B3">
        <w:t>的</w:t>
      </w:r>
      <w:proofErr w:type="spellStart"/>
      <w:r w:rsidR="001005B3" w:rsidRPr="001005B3">
        <w:t>ip</w:t>
      </w:r>
      <w:proofErr w:type="spellEnd"/>
      <w:r w:rsidR="001005B3" w:rsidRPr="001005B3">
        <w:t>和地址，点击链接操作：</w:t>
      </w:r>
      <w:r w:rsidR="001005B3" w:rsidRPr="001005B3">
        <w:br/>
      </w:r>
      <w:r>
        <w:rPr>
          <w:noProof/>
        </w:rPr>
        <w:drawing>
          <wp:inline distT="0" distB="0" distL="0" distR="0" wp14:anchorId="5B376695" wp14:editId="776737B2">
            <wp:extent cx="5273675" cy="3203575"/>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3203575"/>
                    </a:xfrm>
                    <a:prstGeom prst="rect">
                      <a:avLst/>
                    </a:prstGeom>
                    <a:noFill/>
                    <a:ln>
                      <a:noFill/>
                    </a:ln>
                  </pic:spPr>
                </pic:pic>
              </a:graphicData>
            </a:graphic>
          </wp:inline>
        </w:drawing>
      </w:r>
      <w:r w:rsidR="001005B3" w:rsidRPr="001005B3">
        <w:br/>
      </w:r>
      <w:r w:rsidR="001005B3" w:rsidRPr="001005B3">
        <w:rPr>
          <w:b/>
          <w:bCs/>
        </w:rPr>
        <w:t>5</w:t>
      </w:r>
      <w:r w:rsidR="001005B3" w:rsidRPr="001005B3">
        <w:rPr>
          <w:b/>
          <w:bCs/>
        </w:rPr>
        <w:t>、运行</w:t>
      </w:r>
      <w:r w:rsidR="001005B3" w:rsidRPr="001005B3">
        <w:rPr>
          <w:b/>
          <w:bCs/>
        </w:rPr>
        <w:t>&amp;</w:t>
      </w:r>
      <w:r w:rsidR="001005B3" w:rsidRPr="001005B3">
        <w:rPr>
          <w:b/>
          <w:bCs/>
        </w:rPr>
        <w:t>查看测试报告</w:t>
      </w:r>
      <w:r w:rsidR="001005B3" w:rsidRPr="001005B3">
        <w:br/>
      </w:r>
      <w:r w:rsidR="001005B3" w:rsidRPr="001005B3">
        <w:t>选中一个脚本点击</w:t>
      </w:r>
      <w:r w:rsidR="001005B3" w:rsidRPr="001005B3">
        <w:t>“</w:t>
      </w:r>
      <w:r w:rsidR="001005B3" w:rsidRPr="001005B3">
        <w:t>运行</w:t>
      </w:r>
      <w:r w:rsidR="001005B3" w:rsidRPr="001005B3">
        <w:t>”</w:t>
      </w:r>
      <w:r w:rsidR="001005B3" w:rsidRPr="001005B3">
        <w:t>按钮，</w:t>
      </w:r>
      <w:r w:rsidR="001005B3" w:rsidRPr="001005B3">
        <w:t xml:space="preserve"> </w:t>
      </w:r>
      <w:r w:rsidR="001005B3" w:rsidRPr="001005B3">
        <w:t>或选择菜单</w:t>
      </w:r>
      <w:r w:rsidR="001005B3" w:rsidRPr="001005B3">
        <w:t>“</w:t>
      </w:r>
      <w:r w:rsidR="001005B3" w:rsidRPr="001005B3">
        <w:t>活动</w:t>
      </w:r>
      <w:r w:rsidR="001005B3" w:rsidRPr="001005B3">
        <w:t>”-&gt;“</w:t>
      </w:r>
      <w:r w:rsidR="001005B3" w:rsidRPr="001005B3">
        <w:t>运行</w:t>
      </w:r>
      <w:r w:rsidR="001005B3" w:rsidRPr="001005B3">
        <w:t>”</w:t>
      </w:r>
      <w:r w:rsidR="001005B3" w:rsidRPr="001005B3">
        <w:t>：</w:t>
      </w:r>
      <w:r w:rsidR="001005B3" w:rsidRPr="001005B3">
        <w:br/>
      </w:r>
      <w:r>
        <w:rPr>
          <w:noProof/>
        </w:rPr>
        <w:drawing>
          <wp:inline distT="0" distB="0" distL="0" distR="0" wp14:anchorId="708D7ACE" wp14:editId="7EAD378E">
            <wp:extent cx="5269865" cy="3134995"/>
            <wp:effectExtent l="0" t="0" r="6985"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865" cy="3134995"/>
                    </a:xfrm>
                    <a:prstGeom prst="rect">
                      <a:avLst/>
                    </a:prstGeom>
                    <a:noFill/>
                    <a:ln>
                      <a:noFill/>
                    </a:ln>
                  </pic:spPr>
                </pic:pic>
              </a:graphicData>
            </a:graphic>
          </wp:inline>
        </w:drawing>
      </w:r>
      <w:r w:rsidR="001005B3" w:rsidRPr="001005B3">
        <w:br/>
      </w:r>
      <w:r w:rsidR="001005B3" w:rsidRPr="001005B3">
        <w:t>当运行会话结束后，可以在</w:t>
      </w:r>
      <w:r w:rsidR="001005B3" w:rsidRPr="001005B3">
        <w:t>“</w:t>
      </w:r>
      <w:r w:rsidR="001005B3" w:rsidRPr="001005B3">
        <w:t>测试结果</w:t>
      </w:r>
      <w:r w:rsidR="001005B3" w:rsidRPr="001005B3">
        <w:t>”</w:t>
      </w:r>
      <w:r w:rsidR="001005B3" w:rsidRPr="001005B3">
        <w:t>窗口中查看测试结果。默认情况下，</w:t>
      </w:r>
      <w:r w:rsidR="001005B3" w:rsidRPr="001005B3">
        <w:t>“</w:t>
      </w:r>
      <w:r w:rsidR="001005B3" w:rsidRPr="001005B3">
        <w:t>测试结果</w:t>
      </w:r>
      <w:r w:rsidR="001005B3" w:rsidRPr="001005B3">
        <w:t>”</w:t>
      </w:r>
      <w:r w:rsidR="001005B3" w:rsidRPr="001005B3">
        <w:t>窗口在运行结束时自动打开：</w:t>
      </w:r>
      <w:r w:rsidR="001005B3" w:rsidRPr="001005B3">
        <w:br/>
      </w:r>
      <w:bookmarkStart w:id="2" w:name="_GoBack"/>
      <w:r>
        <w:rPr>
          <w:rFonts w:hint="eastAsia"/>
          <w:noProof/>
        </w:rPr>
        <w:drawing>
          <wp:inline distT="0" distB="0" distL="0" distR="0">
            <wp:extent cx="5271135" cy="3143250"/>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135" cy="3143250"/>
                    </a:xfrm>
                    <a:prstGeom prst="rect">
                      <a:avLst/>
                    </a:prstGeom>
                    <a:noFill/>
                    <a:ln>
                      <a:noFill/>
                    </a:ln>
                  </pic:spPr>
                </pic:pic>
              </a:graphicData>
            </a:graphic>
          </wp:inline>
        </w:drawing>
      </w:r>
      <w:bookmarkEnd w:id="2"/>
    </w:p>
    <w:p w:rsidR="001005B3" w:rsidRPr="001005B3" w:rsidRDefault="001005B3" w:rsidP="001005B3">
      <w:r w:rsidRPr="001005B3">
        <w:rPr>
          <w:b/>
          <w:bCs/>
        </w:rPr>
        <w:t>六</w:t>
      </w:r>
      <w:r w:rsidRPr="001005B3">
        <w:rPr>
          <w:b/>
          <w:bCs/>
        </w:rPr>
        <w:t xml:space="preserve">. </w:t>
      </w:r>
      <w:r w:rsidRPr="001005B3">
        <w:rPr>
          <w:b/>
          <w:bCs/>
        </w:rPr>
        <w:t>相关下载</w:t>
      </w:r>
    </w:p>
    <w:p w:rsidR="001005B3" w:rsidRPr="001005B3" w:rsidRDefault="001005B3" w:rsidP="001005B3">
      <w:r w:rsidRPr="001005B3">
        <w:t>部署工具相关文档：</w:t>
      </w:r>
      <w:hyperlink r:id="rId20" w:history="1">
        <w:r w:rsidRPr="001005B3">
          <w:rPr>
            <w:rStyle w:val="a3"/>
          </w:rPr>
          <w:t>Operation Guide_CN - APK Deployer.pdf</w:t>
        </w:r>
      </w:hyperlink>
    </w:p>
    <w:p w:rsidR="001005B3" w:rsidRPr="001005B3" w:rsidRDefault="001005B3" w:rsidP="001005B3">
      <w:r w:rsidRPr="001005B3">
        <w:t>脚本开发相关文档：</w:t>
      </w:r>
      <w:hyperlink r:id="rId21" w:history="1">
        <w:r w:rsidRPr="001005B3">
          <w:rPr>
            <w:rStyle w:val="a3"/>
          </w:rPr>
          <w:t>Operation Guide_CN - Script Designer.pdf</w:t>
        </w:r>
      </w:hyperlink>
    </w:p>
    <w:p w:rsidR="00495EDA" w:rsidRPr="001005B3" w:rsidRDefault="00495EDA"/>
    <w:sectPr w:rsidR="00495EDA" w:rsidRPr="001005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171720"/>
    <w:multiLevelType w:val="multilevel"/>
    <w:tmpl w:val="C9EE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547D61"/>
    <w:multiLevelType w:val="multilevel"/>
    <w:tmpl w:val="9452A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AB7"/>
    <w:rsid w:val="001005B3"/>
    <w:rsid w:val="00495EDA"/>
    <w:rsid w:val="00656AB7"/>
    <w:rsid w:val="00C80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chartTrackingRefBased/>
  <w15:docId w15:val="{AD89B3B9-64AC-4D44-B3C2-733EF6A1A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005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240041">
      <w:bodyDiv w:val="1"/>
      <w:marLeft w:val="0"/>
      <w:marRight w:val="0"/>
      <w:marTop w:val="0"/>
      <w:marBottom w:val="0"/>
      <w:divBdr>
        <w:top w:val="none" w:sz="0" w:space="0" w:color="auto"/>
        <w:left w:val="none" w:sz="0" w:space="0" w:color="auto"/>
        <w:bottom w:val="none" w:sz="0" w:space="0" w:color="auto"/>
        <w:right w:val="none" w:sz="0" w:space="0" w:color="auto"/>
      </w:divBdr>
      <w:divsChild>
        <w:div w:id="991565619">
          <w:marLeft w:val="0"/>
          <w:marRight w:val="0"/>
          <w:marTop w:val="0"/>
          <w:marBottom w:val="0"/>
          <w:divBdr>
            <w:top w:val="none" w:sz="0" w:space="0" w:color="auto"/>
            <w:left w:val="none" w:sz="0" w:space="0" w:color="auto"/>
            <w:bottom w:val="none" w:sz="0" w:space="0" w:color="auto"/>
            <w:right w:val="none" w:sz="0" w:space="0" w:color="auto"/>
          </w:divBdr>
          <w:divsChild>
            <w:div w:id="1176572203">
              <w:marLeft w:val="0"/>
              <w:marRight w:val="0"/>
              <w:marTop w:val="0"/>
              <w:marBottom w:val="0"/>
              <w:divBdr>
                <w:top w:val="none" w:sz="0" w:space="0" w:color="auto"/>
                <w:left w:val="none" w:sz="0" w:space="0" w:color="auto"/>
                <w:bottom w:val="none" w:sz="0" w:space="0" w:color="auto"/>
                <w:right w:val="none" w:sz="0" w:space="0" w:color="auto"/>
              </w:divBdr>
              <w:divsChild>
                <w:div w:id="321857762">
                  <w:marLeft w:val="0"/>
                  <w:marRight w:val="0"/>
                  <w:marTop w:val="0"/>
                  <w:marBottom w:val="0"/>
                  <w:divBdr>
                    <w:top w:val="none" w:sz="0" w:space="0" w:color="auto"/>
                    <w:left w:val="none" w:sz="0" w:space="0" w:color="auto"/>
                    <w:bottom w:val="none" w:sz="0" w:space="0" w:color="auto"/>
                    <w:right w:val="none" w:sz="0" w:space="0" w:color="auto"/>
                  </w:divBdr>
                  <w:divsChild>
                    <w:div w:id="330331011">
                      <w:marLeft w:val="0"/>
                      <w:marRight w:val="0"/>
                      <w:marTop w:val="0"/>
                      <w:marBottom w:val="0"/>
                      <w:divBdr>
                        <w:top w:val="none" w:sz="0" w:space="0" w:color="auto"/>
                        <w:left w:val="none" w:sz="0" w:space="0" w:color="auto"/>
                        <w:bottom w:val="none" w:sz="0" w:space="0" w:color="auto"/>
                        <w:right w:val="none" w:sz="0" w:space="0" w:color="auto"/>
                      </w:divBdr>
                      <w:divsChild>
                        <w:div w:id="1813476603">
                          <w:marLeft w:val="0"/>
                          <w:marRight w:val="0"/>
                          <w:marTop w:val="0"/>
                          <w:marBottom w:val="0"/>
                          <w:divBdr>
                            <w:top w:val="none" w:sz="0" w:space="0" w:color="auto"/>
                            <w:left w:val="none" w:sz="0" w:space="0" w:color="auto"/>
                            <w:bottom w:val="none" w:sz="0" w:space="0" w:color="auto"/>
                            <w:right w:val="none" w:sz="0" w:space="0" w:color="auto"/>
                          </w:divBdr>
                          <w:divsChild>
                            <w:div w:id="194576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3632">
                  <w:marLeft w:val="0"/>
                  <w:marRight w:val="0"/>
                  <w:marTop w:val="0"/>
                  <w:marBottom w:val="0"/>
                  <w:divBdr>
                    <w:top w:val="none" w:sz="0" w:space="0" w:color="auto"/>
                    <w:left w:val="none" w:sz="0" w:space="0" w:color="auto"/>
                    <w:bottom w:val="none" w:sz="0" w:space="0" w:color="auto"/>
                    <w:right w:val="none" w:sz="0" w:space="0" w:color="auto"/>
                  </w:divBdr>
                  <w:divsChild>
                    <w:div w:id="1350373284">
                      <w:marLeft w:val="0"/>
                      <w:marRight w:val="0"/>
                      <w:marTop w:val="0"/>
                      <w:marBottom w:val="0"/>
                      <w:divBdr>
                        <w:top w:val="none" w:sz="0" w:space="0" w:color="auto"/>
                        <w:left w:val="none" w:sz="0" w:space="0" w:color="auto"/>
                        <w:bottom w:val="none" w:sz="0" w:space="0" w:color="auto"/>
                        <w:right w:val="none" w:sz="0" w:space="0" w:color="auto"/>
                      </w:divBdr>
                      <w:divsChild>
                        <w:div w:id="2059234303">
                          <w:marLeft w:val="0"/>
                          <w:marRight w:val="0"/>
                          <w:marTop w:val="0"/>
                          <w:marBottom w:val="0"/>
                          <w:divBdr>
                            <w:top w:val="none" w:sz="0" w:space="0" w:color="auto"/>
                            <w:left w:val="none" w:sz="0" w:space="0" w:color="auto"/>
                            <w:bottom w:val="none" w:sz="0" w:space="0" w:color="auto"/>
                            <w:right w:val="none" w:sz="0" w:space="0" w:color="auto"/>
                          </w:divBdr>
                          <w:divsChild>
                            <w:div w:id="2000690892">
                              <w:marLeft w:val="0"/>
                              <w:marRight w:val="0"/>
                              <w:marTop w:val="0"/>
                              <w:marBottom w:val="0"/>
                              <w:divBdr>
                                <w:top w:val="none" w:sz="0" w:space="0" w:color="auto"/>
                                <w:left w:val="none" w:sz="0" w:space="0" w:color="auto"/>
                                <w:bottom w:val="none" w:sz="0" w:space="0" w:color="auto"/>
                                <w:right w:val="none" w:sz="0" w:space="0" w:color="auto"/>
                              </w:divBdr>
                              <w:divsChild>
                                <w:div w:id="251012552">
                                  <w:marLeft w:val="0"/>
                                  <w:marRight w:val="0"/>
                                  <w:marTop w:val="0"/>
                                  <w:marBottom w:val="0"/>
                                  <w:divBdr>
                                    <w:top w:val="none" w:sz="0" w:space="0" w:color="auto"/>
                                    <w:left w:val="none" w:sz="0" w:space="0" w:color="auto"/>
                                    <w:bottom w:val="none" w:sz="0" w:space="0" w:color="auto"/>
                                    <w:right w:val="none" w:sz="0" w:space="0" w:color="auto"/>
                                  </w:divBdr>
                                </w:div>
                              </w:divsChild>
                            </w:div>
                            <w:div w:id="403333825">
                              <w:marLeft w:val="0"/>
                              <w:marRight w:val="0"/>
                              <w:marTop w:val="0"/>
                              <w:marBottom w:val="0"/>
                              <w:divBdr>
                                <w:top w:val="none" w:sz="0" w:space="0" w:color="auto"/>
                                <w:left w:val="none" w:sz="0" w:space="0" w:color="auto"/>
                                <w:bottom w:val="none" w:sz="0" w:space="0" w:color="auto"/>
                                <w:right w:val="none" w:sz="0" w:space="0" w:color="auto"/>
                              </w:divBdr>
                              <w:divsChild>
                                <w:div w:id="2027947516">
                                  <w:marLeft w:val="0"/>
                                  <w:marRight w:val="0"/>
                                  <w:marTop w:val="0"/>
                                  <w:marBottom w:val="0"/>
                                  <w:divBdr>
                                    <w:top w:val="none" w:sz="0" w:space="0" w:color="auto"/>
                                    <w:left w:val="none" w:sz="0" w:space="0" w:color="auto"/>
                                    <w:bottom w:val="none" w:sz="0" w:space="0" w:color="auto"/>
                                    <w:right w:val="none" w:sz="0" w:space="0" w:color="auto"/>
                                  </w:divBdr>
                                </w:div>
                              </w:divsChild>
                            </w:div>
                            <w:div w:id="1245189438">
                              <w:marLeft w:val="0"/>
                              <w:marRight w:val="0"/>
                              <w:marTop w:val="0"/>
                              <w:marBottom w:val="0"/>
                              <w:divBdr>
                                <w:top w:val="none" w:sz="0" w:space="0" w:color="auto"/>
                                <w:left w:val="none" w:sz="0" w:space="0" w:color="auto"/>
                                <w:bottom w:val="none" w:sz="0" w:space="0" w:color="auto"/>
                                <w:right w:val="none" w:sz="0" w:space="0" w:color="auto"/>
                              </w:divBdr>
                              <w:divsChild>
                                <w:div w:id="792942934">
                                  <w:marLeft w:val="0"/>
                                  <w:marRight w:val="0"/>
                                  <w:marTop w:val="0"/>
                                  <w:marBottom w:val="0"/>
                                  <w:divBdr>
                                    <w:top w:val="none" w:sz="0" w:space="0" w:color="auto"/>
                                    <w:left w:val="none" w:sz="0" w:space="0" w:color="auto"/>
                                    <w:bottom w:val="none" w:sz="0" w:space="0" w:color="auto"/>
                                    <w:right w:val="none" w:sz="0" w:space="0" w:color="auto"/>
                                  </w:divBdr>
                                </w:div>
                              </w:divsChild>
                            </w:div>
                            <w:div w:id="712315405">
                              <w:marLeft w:val="0"/>
                              <w:marRight w:val="0"/>
                              <w:marTop w:val="0"/>
                              <w:marBottom w:val="0"/>
                              <w:divBdr>
                                <w:top w:val="none" w:sz="0" w:space="0" w:color="auto"/>
                                <w:left w:val="none" w:sz="0" w:space="0" w:color="auto"/>
                                <w:bottom w:val="none" w:sz="0" w:space="0" w:color="auto"/>
                                <w:right w:val="none" w:sz="0" w:space="0" w:color="auto"/>
                              </w:divBdr>
                              <w:divsChild>
                                <w:div w:id="1786264034">
                                  <w:marLeft w:val="0"/>
                                  <w:marRight w:val="0"/>
                                  <w:marTop w:val="0"/>
                                  <w:marBottom w:val="0"/>
                                  <w:divBdr>
                                    <w:top w:val="none" w:sz="0" w:space="0" w:color="auto"/>
                                    <w:left w:val="none" w:sz="0" w:space="0" w:color="auto"/>
                                    <w:bottom w:val="none" w:sz="0" w:space="0" w:color="auto"/>
                                    <w:right w:val="none" w:sz="0" w:space="0" w:color="auto"/>
                                  </w:divBdr>
                                </w:div>
                              </w:divsChild>
                            </w:div>
                            <w:div w:id="959606191">
                              <w:marLeft w:val="0"/>
                              <w:marRight w:val="0"/>
                              <w:marTop w:val="0"/>
                              <w:marBottom w:val="0"/>
                              <w:divBdr>
                                <w:top w:val="none" w:sz="0" w:space="0" w:color="auto"/>
                                <w:left w:val="none" w:sz="0" w:space="0" w:color="auto"/>
                                <w:bottom w:val="none" w:sz="0" w:space="0" w:color="auto"/>
                                <w:right w:val="none" w:sz="0" w:space="0" w:color="auto"/>
                              </w:divBdr>
                              <w:divsChild>
                                <w:div w:id="1438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991827">
                  <w:marLeft w:val="0"/>
                  <w:marRight w:val="0"/>
                  <w:marTop w:val="0"/>
                  <w:marBottom w:val="0"/>
                  <w:divBdr>
                    <w:top w:val="none" w:sz="0" w:space="0" w:color="auto"/>
                    <w:left w:val="none" w:sz="0" w:space="0" w:color="auto"/>
                    <w:bottom w:val="none" w:sz="0" w:space="0" w:color="auto"/>
                    <w:right w:val="none" w:sz="0" w:space="0" w:color="auto"/>
                  </w:divBdr>
                  <w:divsChild>
                    <w:div w:id="189422172">
                      <w:marLeft w:val="0"/>
                      <w:marRight w:val="0"/>
                      <w:marTop w:val="0"/>
                      <w:marBottom w:val="0"/>
                      <w:divBdr>
                        <w:top w:val="none" w:sz="0" w:space="0" w:color="auto"/>
                        <w:left w:val="none" w:sz="0" w:space="0" w:color="auto"/>
                        <w:bottom w:val="none" w:sz="0" w:space="0" w:color="auto"/>
                        <w:right w:val="none" w:sz="0" w:space="0" w:color="auto"/>
                      </w:divBdr>
                      <w:divsChild>
                        <w:div w:id="436873111">
                          <w:marLeft w:val="0"/>
                          <w:marRight w:val="0"/>
                          <w:marTop w:val="0"/>
                          <w:marBottom w:val="0"/>
                          <w:divBdr>
                            <w:top w:val="none" w:sz="0" w:space="0" w:color="auto"/>
                            <w:left w:val="none" w:sz="0" w:space="0" w:color="auto"/>
                            <w:bottom w:val="none" w:sz="0" w:space="0" w:color="auto"/>
                            <w:right w:val="none" w:sz="0" w:space="0" w:color="auto"/>
                          </w:divBdr>
                        </w:div>
                      </w:divsChild>
                    </w:div>
                    <w:div w:id="712265092">
                      <w:marLeft w:val="0"/>
                      <w:marRight w:val="0"/>
                      <w:marTop w:val="0"/>
                      <w:marBottom w:val="0"/>
                      <w:divBdr>
                        <w:top w:val="none" w:sz="0" w:space="0" w:color="auto"/>
                        <w:left w:val="none" w:sz="0" w:space="0" w:color="auto"/>
                        <w:bottom w:val="none" w:sz="0" w:space="0" w:color="auto"/>
                        <w:right w:val="none" w:sz="0" w:space="0" w:color="auto"/>
                      </w:divBdr>
                      <w:divsChild>
                        <w:div w:id="59705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28845">
          <w:marLeft w:val="0"/>
          <w:marRight w:val="0"/>
          <w:marTop w:val="0"/>
          <w:marBottom w:val="0"/>
          <w:divBdr>
            <w:top w:val="none" w:sz="0" w:space="0" w:color="auto"/>
            <w:left w:val="none" w:sz="0" w:space="0" w:color="auto"/>
            <w:bottom w:val="none" w:sz="0" w:space="0" w:color="auto"/>
            <w:right w:val="none" w:sz="0" w:space="0" w:color="auto"/>
          </w:divBdr>
          <w:divsChild>
            <w:div w:id="1242594310">
              <w:marLeft w:val="0"/>
              <w:marRight w:val="0"/>
              <w:marTop w:val="0"/>
              <w:marBottom w:val="0"/>
              <w:divBdr>
                <w:top w:val="none" w:sz="0" w:space="0" w:color="auto"/>
                <w:left w:val="none" w:sz="0" w:space="0" w:color="auto"/>
                <w:bottom w:val="none" w:sz="0" w:space="0" w:color="auto"/>
                <w:right w:val="none" w:sz="0" w:space="0" w:color="auto"/>
              </w:divBdr>
            </w:div>
            <w:div w:id="4369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wiki.primeton.com/download/attachments/10848259/Operation+Guide_CN+-+Script+Designer.pdf?version=1&amp;modificationDate=1364219279000" TargetMode="External"/><Relationship Id="rId7" Type="http://schemas.openxmlformats.org/officeDocument/2006/relationships/image" Target="media/image3.tmp"/><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hyperlink" Target="http://wiki.primeton.com/download/attachments/10848259/Operation+Guide_CN+-+APK+Deployer.pdf?version=1&amp;modificationDate=1364219279000" TargetMode="Externa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9</Pages>
  <Words>692</Words>
  <Characters>3949</Characters>
  <Application>Microsoft Office Word</Application>
  <DocSecurity>0</DocSecurity>
  <Lines>32</Lines>
  <Paragraphs>9</Paragraphs>
  <ScaleCrop>false</ScaleCrop>
  <Company/>
  <LinksUpToDate>false</LinksUpToDate>
  <CharactersWithSpaces>4632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2</cp:revision>
  <dcterms:created xsi:type="dcterms:W3CDTF">2015-11-26T03:45:00Z</dcterms:created>
  <dcterms:modified xsi:type="dcterms:W3CDTF">2015-11-26T04:01:00Z</dcterms:modified>
</cp:coreProperties>
</file>